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A4154" w:rsidRPr="00B21E39" w:rsidRDefault="004A4154" w:rsidP="00B41F7A">
      <w:pPr>
        <w:pStyle w:val="Heading1"/>
        <w:pPrChange w:id="0" w:author="Franck Theeten" w:date="2020-07-08T13:19:00Z">
          <w:pPr>
            <w:pStyle w:val="Title"/>
            <w:jc w:val="center"/>
          </w:pPr>
        </w:pPrChange>
      </w:pPr>
      <w:r w:rsidRPr="00B21E39">
        <w:t>Import DaRWIN</w:t>
      </w:r>
    </w:p>
    <w:p w:rsidR="00755417" w:rsidRPr="00755417" w:rsidRDefault="00755417" w:rsidP="00E048AC">
      <w:pPr>
        <w:pStyle w:val="Heading1"/>
      </w:pPr>
      <w:r w:rsidRPr="00755417">
        <w:t>How it works</w:t>
      </w:r>
      <w:r w:rsidR="004A4154" w:rsidRPr="004A4154">
        <w:rPr>
          <w:rFonts w:asciiTheme="minorHAnsi" w:eastAsiaTheme="minorHAnsi" w:hAnsiTheme="minorHAnsi" w:cstheme="minorBidi"/>
          <w:szCs w:val="22"/>
        </w:rPr>
        <w:t xml:space="preserve"> </w:t>
      </w:r>
    </w:p>
    <w:p w:rsidR="004A4154" w:rsidRPr="004A4154" w:rsidRDefault="00755417" w:rsidP="004A4154">
      <w:r>
        <w:t xml:space="preserve">The principle is to </w:t>
      </w:r>
      <w:r w:rsidR="004A4154" w:rsidRPr="004A4154">
        <w:t>convert data into a pre-established structured data format</w:t>
      </w:r>
      <w:ins w:id="1" w:author="THEETEN Franck" w:date="2019-11-19T13:43:00Z">
        <w:r w:rsidR="00BC35C0">
          <w:t xml:space="preserve"> (i.e. a “template”)</w:t>
        </w:r>
      </w:ins>
      <w:r w:rsidR="004A4154" w:rsidRPr="004A4154">
        <w:t xml:space="preserve">, allowing mapping between </w:t>
      </w:r>
      <w:del w:id="2" w:author="THEETEN Franck" w:date="2019-11-19T13:43:00Z">
        <w:r w:rsidR="004A4154" w:rsidRPr="004A4154" w:rsidDel="00BC35C0">
          <w:delText xml:space="preserve">the </w:delText>
        </w:r>
      </w:del>
      <w:r w:rsidR="004A4154" w:rsidRPr="004A4154">
        <w:t xml:space="preserve">original data and DaRWIN </w:t>
      </w:r>
      <w:ins w:id="3" w:author="THEETEN Franck" w:date="2019-11-19T13:43:00Z">
        <w:r w:rsidR="00BC35C0">
          <w:t xml:space="preserve">database </w:t>
        </w:r>
      </w:ins>
      <w:r w:rsidR="004A4154" w:rsidRPr="004A4154">
        <w:t>fields.</w:t>
      </w:r>
    </w:p>
    <w:p w:rsidR="004A4154" w:rsidRPr="00B21E39" w:rsidRDefault="004A4154" w:rsidP="004A4154">
      <w:r w:rsidRPr="00B21E39">
        <w:t xml:space="preserve">The import is done in three </w:t>
      </w:r>
      <w:del w:id="4" w:author="THEETEN Franck" w:date="2019-11-19T13:43:00Z">
        <w:r w:rsidRPr="00B21E39" w:rsidDel="00BC35C0">
          <w:delText>parts</w:delText>
        </w:r>
      </w:del>
      <w:ins w:id="5" w:author="THEETEN Franck" w:date="2019-11-19T13:43:00Z">
        <w:r w:rsidR="00BC35C0">
          <w:t>steps</w:t>
        </w:r>
      </w:ins>
      <w:r w:rsidRPr="00B21E39">
        <w:t>:</w:t>
      </w:r>
    </w:p>
    <w:p w:rsidR="004A4154" w:rsidRPr="004A4154" w:rsidRDefault="004A4154">
      <w:pPr>
        <w:pStyle w:val="ListParagraph"/>
        <w:numPr>
          <w:ilvl w:val="0"/>
          <w:numId w:val="30"/>
        </w:numPr>
        <w:pPrChange w:id="6" w:author="THEETEN Franck" w:date="2019-11-19T13:44:00Z">
          <w:pPr/>
        </w:pPrChange>
      </w:pPr>
      <w:del w:id="7" w:author="THEETEN Franck" w:date="2019-11-19T13:44:00Z">
        <w:r w:rsidRPr="004A4154" w:rsidDel="003C4B34">
          <w:delText xml:space="preserve">- </w:delText>
        </w:r>
      </w:del>
      <w:r w:rsidRPr="004A4154">
        <w:t xml:space="preserve">Import of taxonomy </w:t>
      </w:r>
      <w:r>
        <w:t xml:space="preserve">: import missing taxons </w:t>
      </w:r>
      <w:r w:rsidR="0067018B">
        <w:t xml:space="preserve">in DaRWIN </w:t>
      </w:r>
      <w:ins w:id="8" w:author="THEETEN Franck" w:date="2019-11-19T13:44:00Z">
        <w:r w:rsidR="003C4B34">
          <w:t xml:space="preserve">. This step is optional but </w:t>
        </w:r>
      </w:ins>
      <w:ins w:id="9" w:author="THEETEN Franck" w:date="2019-11-19T13:46:00Z">
        <w:r w:rsidR="00F714FB">
          <w:t>recommende</w:t>
        </w:r>
      </w:ins>
      <w:ins w:id="10" w:author="THEETEN Franck" w:date="2020-01-07T11:29:00Z">
        <w:r w:rsidR="00F714FB">
          <w:t>d</w:t>
        </w:r>
      </w:ins>
      <w:del w:id="11" w:author="THEETEN Franck" w:date="2019-11-19T13:44:00Z">
        <w:r w:rsidR="0067018B" w:rsidDel="003C4B34">
          <w:delText>(</w:delText>
        </w:r>
        <w:r w:rsidRPr="004A4154" w:rsidDel="003C4B34">
          <w:delText>optional</w:delText>
        </w:r>
      </w:del>
      <w:r w:rsidRPr="004A4154">
        <w:t xml:space="preserve"> </w:t>
      </w:r>
      <w:ins w:id="12" w:author="THEETEN Franck" w:date="2019-11-19T13:44:00Z">
        <w:r w:rsidR="003C4B34">
          <w:t>. Taxa can also be</w:t>
        </w:r>
      </w:ins>
      <w:del w:id="13" w:author="THEETEN Franck" w:date="2019-11-19T13:44:00Z">
        <w:r w:rsidRPr="004A4154" w:rsidDel="003C4B34">
          <w:delText>- maybe</w:delText>
        </w:r>
      </w:del>
      <w:r w:rsidRPr="004A4154">
        <w:t xml:space="preserve"> </w:t>
      </w:r>
      <w:r w:rsidR="00750E57">
        <w:t xml:space="preserve">created </w:t>
      </w:r>
      <w:del w:id="14" w:author="THEETEN Franck" w:date="2019-11-19T13:44:00Z">
        <w:r w:rsidR="00750E57" w:rsidDel="003C4B34">
          <w:delText>during</w:delText>
        </w:r>
      </w:del>
      <w:ins w:id="15" w:author="THEETEN Franck" w:date="2019-11-19T13:44:00Z">
        <w:r w:rsidR="003C4B34">
          <w:t>during specimen</w:t>
        </w:r>
      </w:ins>
      <w:r w:rsidR="00750E57">
        <w:t xml:space="preserve"> import</w:t>
      </w:r>
      <w:ins w:id="16" w:author="THEETEN Franck" w:date="2019-11-19T13:46:00Z">
        <w:r w:rsidR="003C4B34">
          <w:t xml:space="preserve"> (step 3)</w:t>
        </w:r>
      </w:ins>
      <w:r w:rsidR="00750E57">
        <w:t>, but if</w:t>
      </w:r>
      <w:ins w:id="17" w:author="THEETEN Franck" w:date="2019-11-19T13:46:00Z">
        <w:r w:rsidR="003C4B34">
          <w:t xml:space="preserve"> too</w:t>
        </w:r>
      </w:ins>
      <w:r w:rsidR="00750E57">
        <w:t xml:space="preserve"> many tax</w:t>
      </w:r>
      <w:del w:id="18" w:author="THEETEN Franck" w:date="2019-11-19T13:46:00Z">
        <w:r w:rsidR="00750E57" w:rsidDel="003C4B34">
          <w:delText>ons</w:delText>
        </w:r>
      </w:del>
      <w:ins w:id="19" w:author="THEETEN Franck" w:date="2019-11-19T13:46:00Z">
        <w:r w:rsidR="003C4B34">
          <w:t>a</w:t>
        </w:r>
      </w:ins>
      <w:r w:rsidR="00750E57">
        <w:t xml:space="preserve"> are </w:t>
      </w:r>
      <w:del w:id="20" w:author="THEETEN Franck" w:date="2019-11-19T13:46:00Z">
        <w:r w:rsidR="00750E57" w:rsidDel="003C4B34">
          <w:delText>missing</w:delText>
        </w:r>
      </w:del>
      <w:ins w:id="21" w:author="THEETEN Franck" w:date="2019-11-19T13:46:00Z">
        <w:r w:rsidR="003C4B34">
          <w:t>new</w:t>
        </w:r>
      </w:ins>
      <w:r w:rsidR="00750E57">
        <w:t>,</w:t>
      </w:r>
      <w:ins w:id="22" w:author="THEETEN Franck" w:date="2019-11-19T13:46:00Z">
        <w:r w:rsidR="003C4B34">
          <w:t xml:space="preserve"> this</w:t>
        </w:r>
      </w:ins>
      <w:r w:rsidR="00750E57">
        <w:t xml:space="preserve"> can be time</w:t>
      </w:r>
      <w:del w:id="23" w:author="THEETEN Franck" w:date="2019-11-19T13:46:00Z">
        <w:r w:rsidR="00750E57" w:rsidDel="003C4B34">
          <w:delText xml:space="preserve"> </w:delText>
        </w:r>
      </w:del>
      <w:ins w:id="24" w:author="THEETEN Franck" w:date="2019-11-19T13:46:00Z">
        <w:r w:rsidR="003C4B34">
          <w:t>)</w:t>
        </w:r>
      </w:ins>
      <w:r w:rsidR="00750E57">
        <w:t>consuming</w:t>
      </w:r>
      <w:ins w:id="25" w:author="THEETEN Franck" w:date="2019-11-19T13:48:00Z">
        <w:r w:rsidR="003C4B34">
          <w:t xml:space="preserve"> ;</w:t>
        </w:r>
      </w:ins>
      <w:del w:id="26" w:author="THEETEN Franck" w:date="2019-11-19T13:46:00Z">
        <w:r w:rsidRPr="004A4154" w:rsidDel="003C4B34">
          <w:delText>)</w:delText>
        </w:r>
      </w:del>
    </w:p>
    <w:p w:rsidR="004A4154" w:rsidRPr="004A4154" w:rsidRDefault="004A4154">
      <w:pPr>
        <w:pStyle w:val="ListParagraph"/>
        <w:numPr>
          <w:ilvl w:val="0"/>
          <w:numId w:val="30"/>
        </w:numPr>
        <w:pPrChange w:id="27" w:author="THEETEN Franck" w:date="2019-11-19T13:44:00Z">
          <w:pPr/>
        </w:pPrChange>
      </w:pPr>
      <w:del w:id="28" w:author="THEETEN Franck" w:date="2019-11-19T13:44:00Z">
        <w:r w:rsidRPr="004A4154" w:rsidDel="003C4B34">
          <w:delText xml:space="preserve">- </w:delText>
        </w:r>
      </w:del>
      <w:r w:rsidRPr="004A4154">
        <w:t>Import of localities</w:t>
      </w:r>
      <w:r w:rsidR="00750E57" w:rsidRPr="00750E57">
        <w:t> :</w:t>
      </w:r>
      <w:r w:rsidR="00750E57">
        <w:t xml:space="preserve"> import missing sampling localities in DaRWIN</w:t>
      </w:r>
      <w:del w:id="29" w:author="THEETEN Franck" w:date="2019-11-19T13:47:00Z">
        <w:r w:rsidR="00750E57" w:rsidDel="003C4B34">
          <w:delText>, using</w:delText>
        </w:r>
      </w:del>
      <w:ins w:id="30" w:author="THEETEN Franck" w:date="2019-11-19T13:47:00Z">
        <w:r w:rsidR="003C4B34">
          <w:t>. These stations needs</w:t>
        </w:r>
      </w:ins>
      <w:del w:id="31" w:author="THEETEN Franck" w:date="2019-11-19T13:47:00Z">
        <w:r w:rsidR="00750E57" w:rsidDel="003C4B34">
          <w:delText xml:space="preserve"> </w:delText>
        </w:r>
      </w:del>
      <w:ins w:id="32" w:author="THEETEN Franck" w:date="2019-11-19T13:47:00Z">
        <w:r w:rsidR="003C4B34">
          <w:t xml:space="preserve"> to have </w:t>
        </w:r>
      </w:ins>
      <w:r w:rsidR="00750E57">
        <w:t>an unique code</w:t>
      </w:r>
      <w:ins w:id="33" w:author="THEETEN Franck" w:date="2019-11-19T13:47:00Z">
        <w:r w:rsidR="003C4B34">
          <w:t xml:space="preserve"> (called station id)</w:t>
        </w:r>
      </w:ins>
      <w:ins w:id="34" w:author="THEETEN Franck" w:date="2019-11-19T13:48:00Z">
        <w:r w:rsidR="003C4B34">
          <w:t xml:space="preserve"> ;</w:t>
        </w:r>
      </w:ins>
    </w:p>
    <w:p w:rsidR="004A4154" w:rsidRPr="004A4154" w:rsidRDefault="004A4154">
      <w:pPr>
        <w:pStyle w:val="ListParagraph"/>
        <w:numPr>
          <w:ilvl w:val="0"/>
          <w:numId w:val="30"/>
        </w:numPr>
        <w:pPrChange w:id="35" w:author="THEETEN Franck" w:date="2019-11-19T13:44:00Z">
          <w:pPr/>
        </w:pPrChange>
      </w:pPr>
      <w:del w:id="36" w:author="THEETEN Franck" w:date="2019-11-19T13:44:00Z">
        <w:r w:rsidRPr="004A4154" w:rsidDel="003C4B34">
          <w:delText xml:space="preserve">- </w:delText>
        </w:r>
      </w:del>
      <w:r w:rsidRPr="004A4154">
        <w:t>Import of specimens</w:t>
      </w:r>
      <w:ins w:id="37" w:author="THEETEN Franck" w:date="2019-11-19T13:48:00Z">
        <w:r w:rsidR="003C4B34">
          <w:t>.</w:t>
        </w:r>
      </w:ins>
    </w:p>
    <w:p w:rsidR="004A4154" w:rsidRPr="004A4154" w:rsidRDefault="00750E57" w:rsidP="004A4154">
      <w:r w:rsidRPr="00750E57">
        <w:t>DaRWIN imp</w:t>
      </w:r>
      <w:r>
        <w:t xml:space="preserve">ort tool reads </w:t>
      </w:r>
      <w:r w:rsidR="004A4154" w:rsidRPr="004A4154">
        <w:t>"</w:t>
      </w:r>
      <w:r>
        <w:t>tab-</w:t>
      </w:r>
      <w:r w:rsidR="004A4154" w:rsidRPr="004A4154">
        <w:t>delimited"</w:t>
      </w:r>
      <w:r>
        <w:t xml:space="preserve"> files</w:t>
      </w:r>
      <w:r w:rsidR="004A4154" w:rsidRPr="004A4154">
        <w:t xml:space="preserve">, </w:t>
      </w:r>
      <w:r>
        <w:t xml:space="preserve">that </w:t>
      </w:r>
      <w:r w:rsidR="004A4154" w:rsidRPr="004A4154">
        <w:t>can be created from Excel</w:t>
      </w:r>
      <w:r>
        <w:t>/Calc</w:t>
      </w:r>
      <w:r w:rsidR="004A4154" w:rsidRPr="004A4154">
        <w:t>.</w:t>
      </w:r>
    </w:p>
    <w:p w:rsidR="004A4154" w:rsidRPr="004A4154" w:rsidRDefault="004A4154" w:rsidP="004A4154">
      <w:r w:rsidRPr="004A4154">
        <w:t xml:space="preserve">To allow the link between the 3 </w:t>
      </w:r>
      <w:r w:rsidR="00750E57" w:rsidRPr="00750E57">
        <w:t>te</w:t>
      </w:r>
      <w:r w:rsidR="00750E57">
        <w:t>mplates</w:t>
      </w:r>
      <w:r w:rsidRPr="004A4154">
        <w:t>, the system uses the scientific name (taxon) of the specimen and the code of the station</w:t>
      </w:r>
      <w:ins w:id="38" w:author="THEETEN Franck" w:date="2019-11-19T13:48:00Z">
        <w:r w:rsidR="003C4B34">
          <w:t xml:space="preserve"> (that is supposed to be unique, while this not always the case in old data)</w:t>
        </w:r>
      </w:ins>
      <w:r w:rsidRPr="004A4154">
        <w:t>.</w:t>
      </w:r>
      <w:r w:rsidR="00750E57">
        <w:t xml:space="preserve"> W</w:t>
      </w:r>
      <w:r w:rsidRPr="004A4154">
        <w:t xml:space="preserve">hen a specimen is imported, it will be </w:t>
      </w:r>
      <w:r w:rsidR="00750E57">
        <w:t xml:space="preserve">subsequently </w:t>
      </w:r>
      <w:r w:rsidRPr="004A4154">
        <w:t xml:space="preserve">linked to its taxon and </w:t>
      </w:r>
      <w:r w:rsidR="00750E57">
        <w:t xml:space="preserve">sampling </w:t>
      </w:r>
      <w:r w:rsidRPr="004A4154">
        <w:t>loca</w:t>
      </w:r>
      <w:r w:rsidR="00750E57">
        <w:t>lity</w:t>
      </w:r>
      <w:r w:rsidRPr="004A4154">
        <w:t xml:space="preserve"> pre-existing or previously imported.</w:t>
      </w:r>
    </w:p>
    <w:p w:rsidR="004A4154" w:rsidRPr="004A4154" w:rsidRDefault="004A4154" w:rsidP="004A4154"/>
    <w:p w:rsidR="004A4154" w:rsidRDefault="004A4154" w:rsidP="004A4154">
      <w:pPr>
        <w:jc w:val="center"/>
        <w:rPr>
          <w:lang w:val="fr-BE"/>
        </w:rPr>
      </w:pPr>
      <w:r>
        <w:rPr>
          <w:noProof/>
          <w:lang w:eastAsia="en-GB"/>
        </w:rPr>
        <w:drawing>
          <wp:inline distT="0" distB="0" distL="0" distR="0" wp14:anchorId="3BB55224">
            <wp:extent cx="3990975" cy="3153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03746" cy="3163879"/>
                    </a:xfrm>
                    <a:prstGeom prst="rect">
                      <a:avLst/>
                    </a:prstGeom>
                    <a:noFill/>
                  </pic:spPr>
                </pic:pic>
              </a:graphicData>
            </a:graphic>
          </wp:inline>
        </w:drawing>
      </w:r>
    </w:p>
    <w:p w:rsidR="004A4154" w:rsidRDefault="004A4154" w:rsidP="004A4154">
      <w:pPr>
        <w:rPr>
          <w:lang w:val="fr-BE"/>
        </w:rPr>
      </w:pPr>
    </w:p>
    <w:p w:rsidR="00090795" w:rsidRDefault="00090795" w:rsidP="00E048AC">
      <w:pPr>
        <w:pStyle w:val="Heading1"/>
        <w:sectPr w:rsidR="00090795">
          <w:footerReference w:type="default" r:id="rId9"/>
          <w:pgSz w:w="11906" w:h="16838"/>
          <w:pgMar w:top="1440" w:right="1440" w:bottom="1440" w:left="1440" w:header="708" w:footer="708" w:gutter="0"/>
          <w:cols w:space="708"/>
          <w:docGrid w:linePitch="360"/>
        </w:sectPr>
      </w:pPr>
    </w:p>
    <w:p w:rsidR="00750E57" w:rsidRDefault="00750E57" w:rsidP="00E048AC">
      <w:pPr>
        <w:pStyle w:val="Heading1"/>
      </w:pPr>
      <w:r w:rsidRPr="00755417">
        <w:lastRenderedPageBreak/>
        <w:t>Taxonomy Import</w:t>
      </w:r>
    </w:p>
    <w:p w:rsidR="00E048AC" w:rsidRDefault="00E048AC" w:rsidP="00E048AC">
      <w:pPr>
        <w:pStyle w:val="Heading2"/>
      </w:pPr>
      <w:r>
        <w:t>Preliminary information</w:t>
      </w:r>
    </w:p>
    <w:p w:rsidR="00750E57" w:rsidRPr="00750E57" w:rsidRDefault="00750E57" w:rsidP="00750E57">
      <w:r>
        <w:rPr>
          <w:b/>
          <w:bCs/>
        </w:rPr>
        <w:t xml:space="preserve">WARNING </w:t>
      </w:r>
      <w:r w:rsidR="00E048AC">
        <w:rPr>
          <w:b/>
          <w:bCs/>
        </w:rPr>
        <w:t>!</w:t>
      </w:r>
      <w:r>
        <w:rPr>
          <w:b/>
          <w:bCs/>
        </w:rPr>
        <w:t xml:space="preserve"> </w:t>
      </w:r>
      <w:r w:rsidRPr="00750E57">
        <w:rPr>
          <w:b/>
          <w:bCs/>
        </w:rPr>
        <w:t xml:space="preserve">Intra-data problems: </w:t>
      </w:r>
      <w:ins w:id="39" w:author="THEETEN Franck" w:date="2019-11-19T13:48:00Z">
        <w:r w:rsidR="003C4B34">
          <w:rPr>
            <w:b/>
            <w:bCs/>
          </w:rPr>
          <w:t xml:space="preserve">about </w:t>
        </w:r>
      </w:ins>
      <w:r w:rsidRPr="00750E57">
        <w:t>half of correction</w:t>
      </w:r>
      <w:del w:id="40" w:author="THEETEN Franck" w:date="2019-11-19T13:49:00Z">
        <w:r w:rsidRPr="00750E57" w:rsidDel="003C4B34">
          <w:delText>s</w:delText>
        </w:r>
      </w:del>
      <w:r w:rsidRPr="00750E57">
        <w:t xml:space="preserve"> </w:t>
      </w:r>
      <w:ins w:id="41" w:author="THEETEN Franck" w:date="2019-11-19T13:48:00Z">
        <w:r w:rsidR="003C4B34">
          <w:t xml:space="preserve">made </w:t>
        </w:r>
      </w:ins>
      <w:ins w:id="42" w:author="THEETEN Franck" w:date="2019-11-19T13:49:00Z">
        <w:r w:rsidR="003C4B34">
          <w:t xml:space="preserve">and identified quality issue </w:t>
        </w:r>
      </w:ins>
      <w:r w:rsidRPr="00750E57">
        <w:t xml:space="preserve">after import originates from </w:t>
      </w:r>
      <w:r w:rsidRPr="003C4B34">
        <w:rPr>
          <w:bCs/>
          <w:rPrChange w:id="43" w:author="THEETEN Franck" w:date="2019-11-19T13:49:00Z">
            <w:rPr>
              <w:b/>
              <w:bCs/>
            </w:rPr>
          </w:rPrChange>
        </w:rPr>
        <w:t>errors</w:t>
      </w:r>
      <w:ins w:id="44" w:author="THEETEN Franck" w:date="2019-11-19T13:49:00Z">
        <w:r w:rsidR="003C4B34">
          <w:rPr>
            <w:bCs/>
          </w:rPr>
          <w:t xml:space="preserve"> or incomplete data</w:t>
        </w:r>
      </w:ins>
      <w:r w:rsidRPr="00750E57">
        <w:rPr>
          <w:b/>
          <w:bCs/>
        </w:rPr>
        <w:t xml:space="preserve"> in original file</w:t>
      </w:r>
      <w:r w:rsidRPr="00750E57">
        <w:t>. Import has to be prepared with care. Errors in the file will be imported</w:t>
      </w:r>
      <w:ins w:id="45" w:author="THEETEN Franck" w:date="2019-11-19T13:50:00Z">
        <w:r w:rsidR="003C4B34">
          <w:t xml:space="preserve"> with the data</w:t>
        </w:r>
      </w:ins>
      <w:r w:rsidRPr="00750E57">
        <w:t>…</w:t>
      </w:r>
    </w:p>
    <w:p w:rsidR="00750E57" w:rsidRPr="00750E57" w:rsidRDefault="00750E57" w:rsidP="00750E57">
      <w:r w:rsidRPr="00750E57">
        <w:t xml:space="preserve">→ Examples and consequences: </w:t>
      </w:r>
    </w:p>
    <w:p w:rsidR="00750E57" w:rsidRPr="00750E57" w:rsidRDefault="00750E57" w:rsidP="00750E57">
      <w:pPr>
        <w:numPr>
          <w:ilvl w:val="0"/>
          <w:numId w:val="2"/>
        </w:numPr>
      </w:pPr>
      <w:r w:rsidRPr="00750E57">
        <w:t xml:space="preserve">Different hierarchy within a file </w:t>
      </w:r>
      <w:r w:rsidRPr="00750E57">
        <w:rPr>
          <w:i/>
          <w:iCs/>
        </w:rPr>
        <w:t>=&gt; duplicated taxon with different hierarchy</w:t>
      </w:r>
      <w:r w:rsidRPr="00750E57">
        <w:t xml:space="preserve"> (can </w:t>
      </w:r>
      <w:del w:id="46" w:author="THEETEN Franck" w:date="2019-11-19T13:50:00Z">
        <w:r w:rsidRPr="00750E57" w:rsidDel="003C4B34">
          <w:delText>have sense</w:delText>
        </w:r>
      </w:del>
      <w:ins w:id="47" w:author="THEETEN Franck" w:date="2019-11-19T13:50:00Z">
        <w:r w:rsidR="003C4B34">
          <w:t>be relevant</w:t>
        </w:r>
      </w:ins>
      <w:r w:rsidRPr="00750E57">
        <w:t xml:space="preserve"> if really different, but not if only some levels are missing like sub</w:t>
      </w:r>
      <w:ins w:id="48" w:author="THEETEN Franck" w:date="2019-11-19T13:50:00Z">
        <w:r w:rsidR="003C4B34">
          <w:t>-</w:t>
        </w:r>
      </w:ins>
      <w:r w:rsidRPr="00750E57">
        <w:t xml:space="preserve"> and supra</w:t>
      </w:r>
      <w:ins w:id="49" w:author="THEETEN Franck" w:date="2019-11-19T13:50:00Z">
        <w:r w:rsidR="003C4B34">
          <w:t>-</w:t>
        </w:r>
      </w:ins>
      <w:r w:rsidRPr="00750E57">
        <w:t xml:space="preserve"> levels)</w:t>
      </w:r>
    </w:p>
    <w:p w:rsidR="00750E57" w:rsidRPr="00750E57" w:rsidRDefault="00750E57" w:rsidP="00750E57">
      <w:pPr>
        <w:numPr>
          <w:ilvl w:val="0"/>
          <w:numId w:val="2"/>
        </w:numPr>
      </w:pPr>
      <w:r w:rsidRPr="00750E57">
        <w:t xml:space="preserve">Misspelling </w:t>
      </w:r>
      <w:r w:rsidRPr="00750E57">
        <w:rPr>
          <w:i/>
          <w:iCs/>
        </w:rPr>
        <w:t>=&gt; duplicated taxon</w:t>
      </w:r>
      <w:ins w:id="50" w:author="THEETEN Franck" w:date="2019-11-19T13:50:00Z">
        <w:r w:rsidR="003C4B34">
          <w:rPr>
            <w:i/>
            <w:iCs/>
          </w:rPr>
          <w:t xml:space="preserve"> and difficulty to search and find the actual </w:t>
        </w:r>
      </w:ins>
      <w:ins w:id="51" w:author="THEETEN Franck" w:date="2019-11-19T13:51:00Z">
        <w:r w:rsidR="003C4B34">
          <w:rPr>
            <w:i/>
            <w:iCs/>
          </w:rPr>
          <w:t>resource</w:t>
        </w:r>
      </w:ins>
    </w:p>
    <w:p w:rsidR="00750E57" w:rsidRPr="00750E57" w:rsidRDefault="00750E57" w:rsidP="00750E57">
      <w:pPr>
        <w:numPr>
          <w:ilvl w:val="0"/>
          <w:numId w:val="2"/>
        </w:numPr>
      </w:pPr>
      <w:r w:rsidRPr="00750E57">
        <w:t xml:space="preserve">Taxon in the wrong level (wrong column) </w:t>
      </w:r>
      <w:r w:rsidRPr="00750E57">
        <w:rPr>
          <w:i/>
          <w:iCs/>
        </w:rPr>
        <w:t>=&gt; bad hierarchy</w:t>
      </w:r>
    </w:p>
    <w:p w:rsidR="00750E57" w:rsidRPr="00750E57" w:rsidRDefault="00750E57" w:rsidP="00750E57">
      <w:pPr>
        <w:numPr>
          <w:ilvl w:val="0"/>
          <w:numId w:val="2"/>
        </w:numPr>
      </w:pPr>
      <w:r w:rsidRPr="00750E57">
        <w:t xml:space="preserve">Vernacular names used in higher levels taxonomy </w:t>
      </w:r>
      <w:r w:rsidRPr="00750E57">
        <w:rPr>
          <w:i/>
          <w:iCs/>
        </w:rPr>
        <w:t>=&gt; bad taxon and bad hierarchy</w:t>
      </w:r>
    </w:p>
    <w:p w:rsidR="00750E57" w:rsidRPr="00750E57" w:rsidRDefault="00750E57" w:rsidP="00750E57">
      <w:r>
        <w:rPr>
          <w:b/>
          <w:bCs/>
        </w:rPr>
        <w:t>This kind of errors has c</w:t>
      </w:r>
      <w:r w:rsidRPr="00750E57">
        <w:rPr>
          <w:b/>
          <w:bCs/>
        </w:rPr>
        <w:t>onsequences for import:</w:t>
      </w:r>
      <w:r>
        <w:rPr>
          <w:b/>
          <w:bCs/>
        </w:rPr>
        <w:t xml:space="preserve"> if</w:t>
      </w:r>
      <w:ins w:id="52" w:author="THEETEN Franck" w:date="2019-11-19T14:07:00Z">
        <w:r w:rsidR="006459E6">
          <w:rPr>
            <w:b/>
            <w:bCs/>
          </w:rPr>
          <w:t xml:space="preserve"> a</w:t>
        </w:r>
      </w:ins>
      <w:r w:rsidRPr="00750E57">
        <w:rPr>
          <w:b/>
          <w:bCs/>
        </w:rPr>
        <w:t xml:space="preserve"> taxon </w:t>
      </w:r>
      <w:r>
        <w:rPr>
          <w:b/>
          <w:bCs/>
        </w:rPr>
        <w:t xml:space="preserve">is </w:t>
      </w:r>
      <w:r w:rsidRPr="00750E57">
        <w:rPr>
          <w:b/>
          <w:bCs/>
        </w:rPr>
        <w:t>not unique</w:t>
      </w:r>
      <w:r>
        <w:rPr>
          <w:b/>
          <w:bCs/>
        </w:rPr>
        <w:t>, it will not be</w:t>
      </w:r>
      <w:r w:rsidRPr="00750E57">
        <w:rPr>
          <w:b/>
          <w:bCs/>
        </w:rPr>
        <w:t xml:space="preserve"> automatically recognized</w:t>
      </w:r>
      <w:r>
        <w:rPr>
          <w:b/>
          <w:bCs/>
        </w:rPr>
        <w:t xml:space="preserve">. </w:t>
      </w:r>
      <w:r w:rsidRPr="00750E57">
        <w:t>During an import, when a specimen is linked to a taxon for which duplicates</w:t>
      </w:r>
      <w:ins w:id="53" w:author="THEETEN Franck" w:date="2019-11-19T13:51:00Z">
        <w:r w:rsidR="003C4B34">
          <w:t xml:space="preserve"> (or homonym)</w:t>
        </w:r>
      </w:ins>
      <w:r w:rsidRPr="00750E57">
        <w:t xml:space="preserve"> exist in Darwin, taxonomy cannot be automatically attributed</w:t>
      </w:r>
      <w:r>
        <w:t>. H</w:t>
      </w:r>
      <w:r w:rsidRPr="00750E57">
        <w:t>uman action</w:t>
      </w:r>
      <w:r>
        <w:t xml:space="preserve"> is therefore</w:t>
      </w:r>
      <w:r w:rsidRPr="00750E57">
        <w:t xml:space="preserve"> needed to select </w:t>
      </w:r>
      <w:ins w:id="54" w:author="THEETEN Franck" w:date="2019-11-19T13:51:00Z">
        <w:r w:rsidR="003C4B34">
          <w:t xml:space="preserve">and confirm </w:t>
        </w:r>
      </w:ins>
      <w:r w:rsidRPr="00750E57">
        <w:t xml:space="preserve">which </w:t>
      </w:r>
      <w:del w:id="55" w:author="THEETEN Franck" w:date="2019-11-19T14:07:00Z">
        <w:r w:rsidRPr="00750E57" w:rsidDel="006459E6">
          <w:delText xml:space="preserve">taxon </w:delText>
        </w:r>
      </w:del>
      <w:ins w:id="56" w:author="THEETEN Franck" w:date="2019-11-19T14:07:00Z">
        <w:r w:rsidR="006459E6">
          <w:t>value</w:t>
        </w:r>
        <w:r w:rsidR="006459E6" w:rsidRPr="00750E57">
          <w:t xml:space="preserve"> </w:t>
        </w:r>
      </w:ins>
      <w:r w:rsidRPr="00750E57">
        <w:t>is correct.</w:t>
      </w:r>
    </w:p>
    <w:p w:rsidR="00755417" w:rsidRDefault="00755417" w:rsidP="00750E57">
      <w:pPr>
        <w:rPr>
          <w:ins w:id="57" w:author="THEETEN Franck" w:date="2019-11-19T14:14:00Z"/>
          <w:b/>
          <w:bCs/>
        </w:rPr>
      </w:pPr>
      <w:r>
        <w:rPr>
          <w:b/>
          <w:bCs/>
        </w:rPr>
        <w:t>What if d</w:t>
      </w:r>
      <w:r w:rsidR="00750E57" w:rsidRPr="00750E57">
        <w:rPr>
          <w:b/>
          <w:bCs/>
        </w:rPr>
        <w:t>uplicates can have a scientific basis</w:t>
      </w:r>
      <w:r>
        <w:rPr>
          <w:b/>
          <w:bCs/>
        </w:rPr>
        <w:t xml:space="preserve">? </w:t>
      </w:r>
    </w:p>
    <w:p w:rsidR="009609A8" w:rsidRDefault="009609A8" w:rsidP="00750E57">
      <w:pPr>
        <w:rPr>
          <w:ins w:id="58" w:author="THEETEN Franck" w:date="2019-11-19T14:14:00Z"/>
          <w:b/>
          <w:bCs/>
        </w:rPr>
      </w:pPr>
    </w:p>
    <w:p w:rsidR="009609A8" w:rsidRDefault="009609A8" w:rsidP="00750E57">
      <w:pPr>
        <w:rPr>
          <w:b/>
          <w:bCs/>
        </w:rPr>
      </w:pPr>
      <w:ins w:id="59" w:author="THEETEN Franck" w:date="2019-11-19T14:16:00Z">
        <w:r>
          <w:rPr>
            <w:b/>
            <w:bCs/>
            <w:noProof/>
            <w:lang w:eastAsia="en-GB"/>
          </w:rPr>
          <w:lastRenderedPageBreak/>
          <mc:AlternateContent>
            <mc:Choice Requires="wps">
              <w:drawing>
                <wp:anchor distT="0" distB="0" distL="114300" distR="114300" simplePos="0" relativeHeight="251694080" behindDoc="0" locked="0" layoutInCell="1" allowOverlap="1" wp14:anchorId="44472476" wp14:editId="784E9270">
                  <wp:simplePos x="0" y="0"/>
                  <wp:positionH relativeFrom="column">
                    <wp:posOffset>1200150</wp:posOffset>
                  </wp:positionH>
                  <wp:positionV relativeFrom="paragraph">
                    <wp:posOffset>4000500</wp:posOffset>
                  </wp:positionV>
                  <wp:extent cx="1819275" cy="104775"/>
                  <wp:effectExtent l="0" t="0" r="28575" b="28575"/>
                  <wp:wrapNone/>
                  <wp:docPr id="7179" name="Rectangle 7179"/>
                  <wp:cNvGraphicFramePr/>
                  <a:graphic xmlns:a="http://schemas.openxmlformats.org/drawingml/2006/main">
                    <a:graphicData uri="http://schemas.microsoft.com/office/word/2010/wordprocessingShape">
                      <wps:wsp>
                        <wps:cNvSpPr/>
                        <wps:spPr>
                          <a:xfrm>
                            <a:off x="0" y="0"/>
                            <a:ext cx="1819275" cy="1047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1D86477" id="Rectangle 7179" o:spid="_x0000_s1026" style="position:absolute;margin-left:94.5pt;margin-top:315pt;width:143.25pt;height:8.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" filled="f" strokecolor="red" strokeweight="1pt"/>
              </w:pict>
            </mc:Fallback>
          </mc:AlternateContent>
        </w:r>
      </w:ins>
      <w:ins w:id="60" w:author="THEETEN Franck" w:date="2019-11-19T14:15:00Z">
        <w:r>
          <w:rPr>
            <w:b/>
            <w:bCs/>
            <w:noProof/>
            <w:lang w:eastAsia="en-GB"/>
          </w:rPr>
          <mc:AlternateContent>
            <mc:Choice Requires="wps">
              <w:drawing>
                <wp:anchor distT="0" distB="0" distL="114300" distR="114300" simplePos="0" relativeHeight="251692032" behindDoc="0" locked="0" layoutInCell="1" allowOverlap="1" wp14:anchorId="6AF9EF46" wp14:editId="115D5308">
                  <wp:simplePos x="0" y="0"/>
                  <wp:positionH relativeFrom="column">
                    <wp:posOffset>1266825</wp:posOffset>
                  </wp:positionH>
                  <wp:positionV relativeFrom="paragraph">
                    <wp:posOffset>2590800</wp:posOffset>
                  </wp:positionV>
                  <wp:extent cx="1819275" cy="161925"/>
                  <wp:effectExtent l="0" t="0" r="28575" b="28575"/>
                  <wp:wrapNone/>
                  <wp:docPr id="7178" name="Rectangle 7178"/>
                  <wp:cNvGraphicFramePr/>
                  <a:graphic xmlns:a="http://schemas.openxmlformats.org/drawingml/2006/main">
                    <a:graphicData uri="http://schemas.microsoft.com/office/word/2010/wordprocessingShape">
                      <wps:wsp>
                        <wps:cNvSpPr/>
                        <wps:spPr>
                          <a:xfrm>
                            <a:off x="0" y="0"/>
                            <a:ext cx="1819275" cy="1619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A26F46" id="Rectangle 7178" o:spid="_x0000_s1026" style="position:absolute;margin-left:99.75pt;margin-top:204pt;width:143.25pt;height:12.7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" filled="f" strokecolor="red" strokeweight="1pt"/>
              </w:pict>
            </mc:Fallback>
          </mc:AlternateContent>
        </w:r>
      </w:ins>
      <w:ins w:id="61" w:author="THEETEN Franck" w:date="2019-11-19T14:14:00Z">
        <w:r>
          <w:rPr>
            <w:b/>
            <w:bCs/>
            <w:noProof/>
            <w:lang w:eastAsia="en-GB"/>
          </w:rPr>
          <w:drawing>
            <wp:inline distT="0" distB="0" distL="0" distR="0">
              <wp:extent cx="5724525" cy="4467225"/>
              <wp:effectExtent l="0" t="0" r="9525" b="9525"/>
              <wp:docPr id="7169" name="Picture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4467225"/>
                      </a:xfrm>
                      <a:prstGeom prst="rect">
                        <a:avLst/>
                      </a:prstGeom>
                      <a:noFill/>
                      <a:ln>
                        <a:noFill/>
                      </a:ln>
                    </pic:spPr>
                  </pic:pic>
                </a:graphicData>
              </a:graphic>
            </wp:inline>
          </w:drawing>
        </w:r>
      </w:ins>
    </w:p>
    <w:p w:rsidR="009609A8" w:rsidRPr="009609A8" w:rsidRDefault="009609A8">
      <w:pPr>
        <w:jc w:val="center"/>
        <w:rPr>
          <w:ins w:id="62" w:author="THEETEN Franck" w:date="2019-11-19T14:14:00Z"/>
          <w:b/>
          <w:bCs/>
          <w:color w:val="FF0000"/>
          <w:rPrChange w:id="63" w:author="THEETEN Franck" w:date="2019-11-19T14:15:00Z">
            <w:rPr>
              <w:ins w:id="64" w:author="THEETEN Franck" w:date="2019-11-19T14:14:00Z"/>
              <w:bCs/>
            </w:rPr>
          </w:rPrChange>
        </w:rPr>
        <w:pPrChange w:id="65" w:author="THEETEN Franck" w:date="2019-11-19T14:14:00Z">
          <w:pPr/>
        </w:pPrChange>
      </w:pPr>
      <w:ins w:id="66" w:author="THEETEN Franck" w:date="2019-11-19T14:15:00Z">
        <w:r>
          <w:rPr>
            <w:b/>
            <w:bCs/>
          </w:rPr>
          <w:t>Fig 1. : example of duplicate taxa in Darwin</w:t>
        </w:r>
      </w:ins>
      <w:ins w:id="67" w:author="THEETEN Franck" w:date="2019-11-19T14:39:00Z">
        <w:r w:rsidR="00F47DF4">
          <w:rPr>
            <w:b/>
            <w:bCs/>
          </w:rPr>
          <w:t xml:space="preserve"> (families differ)</w:t>
        </w:r>
      </w:ins>
      <w:ins w:id="68" w:author="THEETEN Franck" w:date="2019-11-19T14:15:00Z">
        <w:r>
          <w:rPr>
            <w:b/>
            <w:bCs/>
          </w:rPr>
          <w:t xml:space="preserve"> </w:t>
        </w:r>
      </w:ins>
    </w:p>
    <w:p w:rsidR="00750E57" w:rsidRPr="00750E57" w:rsidRDefault="00755417" w:rsidP="00750E57">
      <w:r w:rsidRPr="00E048AC">
        <w:rPr>
          <w:bCs/>
        </w:rPr>
        <w:t>T</w:t>
      </w:r>
      <w:r w:rsidR="00750E57" w:rsidRPr="00750E57">
        <w:rPr>
          <w:bCs/>
        </w:rPr>
        <w:t xml:space="preserve">hey need to be </w:t>
      </w:r>
      <w:r w:rsidR="00A1497F" w:rsidRPr="00750E57">
        <w:rPr>
          <w:bCs/>
        </w:rPr>
        <w:t>considered</w:t>
      </w:r>
      <w:r w:rsidR="00750E57" w:rsidRPr="00750E57">
        <w:rPr>
          <w:bCs/>
        </w:rPr>
        <w:t xml:space="preserve"> in the database</w:t>
      </w:r>
      <w:r w:rsidRPr="00E048AC">
        <w:rPr>
          <w:bCs/>
        </w:rPr>
        <w:t xml:space="preserve">. </w:t>
      </w:r>
    </w:p>
    <w:p w:rsidR="00750E57" w:rsidRPr="00750E57" w:rsidRDefault="00750E57" w:rsidP="00750E57">
      <w:r w:rsidRPr="009609A8">
        <w:rPr>
          <w:b/>
          <w:bCs/>
          <w:rPrChange w:id="69" w:author="THEETEN Franck" w:date="2019-11-19T14:16:00Z">
            <w:rPr>
              <w:bCs/>
            </w:rPr>
          </w:rPrChange>
        </w:rPr>
        <w:t>Solution</w:t>
      </w:r>
      <w:r w:rsidRPr="00750E57">
        <w:rPr>
          <w:bCs/>
        </w:rPr>
        <w:t>: parallel taxonomies</w:t>
      </w:r>
    </w:p>
    <w:p w:rsidR="00750E57" w:rsidRPr="00750E57" w:rsidRDefault="00750E57" w:rsidP="00750E57">
      <w:r w:rsidRPr="00750E57">
        <w:rPr>
          <w:bCs/>
        </w:rPr>
        <w:t>Two types:</w:t>
      </w:r>
    </w:p>
    <w:p w:rsidR="00750E57" w:rsidRPr="00750E57" w:rsidRDefault="00750E57" w:rsidP="00750E57">
      <w:pPr>
        <w:numPr>
          <w:ilvl w:val="0"/>
          <w:numId w:val="3"/>
        </w:numPr>
      </w:pPr>
      <w:r w:rsidRPr="00750E57">
        <w:rPr>
          <w:b/>
          <w:bCs/>
        </w:rPr>
        <w:t xml:space="preserve">Reference taxonomy: one taxon is only present once </w:t>
      </w:r>
    </w:p>
    <w:p w:rsidR="00750E57" w:rsidRPr="00750E57" w:rsidRDefault="00750E57" w:rsidP="00750E57">
      <w:r w:rsidRPr="00750E57">
        <w:rPr>
          <w:b/>
          <w:bCs/>
        </w:rPr>
        <w:tab/>
      </w:r>
      <w:r w:rsidRPr="00750E57">
        <w:t>=</w:t>
      </w:r>
      <w:r w:rsidRPr="00750E57">
        <w:rPr>
          <w:b/>
          <w:bCs/>
        </w:rPr>
        <w:t xml:space="preserve"> </w:t>
      </w:r>
      <w:r w:rsidRPr="00750E57">
        <w:t>combination name + author + level is unique in all reference taxonomic level</w:t>
      </w:r>
      <w:del w:id="70" w:author="THEETEN Franck" w:date="2019-11-19T14:16:00Z">
        <w:r w:rsidRPr="00750E57" w:rsidDel="009609A8">
          <w:delText>s</w:delText>
        </w:r>
      </w:del>
    </w:p>
    <w:p w:rsidR="00755417" w:rsidRPr="00755417" w:rsidRDefault="00750E57" w:rsidP="00755417">
      <w:pPr>
        <w:numPr>
          <w:ilvl w:val="0"/>
          <w:numId w:val="4"/>
        </w:numPr>
      </w:pPr>
      <w:r w:rsidRPr="00750E57">
        <w:rPr>
          <w:b/>
          <w:bCs/>
        </w:rPr>
        <w:t xml:space="preserve">Non-reference: </w:t>
      </w:r>
      <w:r w:rsidR="00755417" w:rsidRPr="00750E57">
        <w:t xml:space="preserve">if you need a parallel taxonomical hierarchy (historical data to store with historical taxon name, temporary </w:t>
      </w:r>
      <w:r w:rsidR="00E048AC">
        <w:t>taxonomy, user-based taxonomy</w:t>
      </w:r>
      <w:r w:rsidR="00755417" w:rsidRPr="00750E57">
        <w:t>, etc); can store duplicates</w:t>
      </w:r>
      <w:r w:rsidR="00755417" w:rsidRPr="00750E57">
        <w:rPr>
          <w:b/>
          <w:bCs/>
        </w:rPr>
        <w:t xml:space="preserve"> </w:t>
      </w:r>
      <w:ins w:id="71" w:author="THEETEN Franck" w:date="2019-11-19T14:16:00Z">
        <w:r w:rsidR="009609A8">
          <w:rPr>
            <w:b/>
            <w:bCs/>
          </w:rPr>
          <w:t xml:space="preserve">(in Fig1, </w:t>
        </w:r>
      </w:ins>
      <w:ins w:id="72" w:author="THEETEN Franck" w:date="2019-11-19T14:17:00Z">
        <w:r w:rsidR="009609A8">
          <w:rPr>
            <w:bCs/>
          </w:rPr>
          <w:t>“Invertbrates” is therefore a “non-referenced taxonomy, i.e a taxonomy that allows duplicates)</w:t>
        </w:r>
      </w:ins>
    </w:p>
    <w:p w:rsidR="00E048AC" w:rsidRDefault="00750E57" w:rsidP="004A4154">
      <w:r w:rsidRPr="00750E57">
        <w:rPr>
          <w:b/>
          <w:bCs/>
        </w:rPr>
        <w:t>=&gt; Possibility to group taxa in a specific named hierarchy</w:t>
      </w:r>
    </w:p>
    <w:p w:rsidR="00750E57" w:rsidRDefault="009D6F53" w:rsidP="004A4154">
      <w:r>
        <w:rPr>
          <w:noProof/>
          <w:lang w:eastAsia="en-GB"/>
        </w:rPr>
        <w:lastRenderedPageBreak/>
        <mc:AlternateContent>
          <mc:Choice Requires="wps">
            <w:drawing>
              <wp:anchor distT="0" distB="0" distL="114300" distR="114300" simplePos="0" relativeHeight="251659264" behindDoc="0" locked="0" layoutInCell="1" allowOverlap="1">
                <wp:simplePos x="0" y="0"/>
                <wp:positionH relativeFrom="column">
                  <wp:posOffset>2952749</wp:posOffset>
                </wp:positionH>
                <wp:positionV relativeFrom="paragraph">
                  <wp:posOffset>974090</wp:posOffset>
                </wp:positionV>
                <wp:extent cx="1076325" cy="561975"/>
                <wp:effectExtent l="0" t="95250" r="0" b="28575"/>
                <wp:wrapNone/>
                <wp:docPr id="4" name="Connector: Curved 4"/>
                <wp:cNvGraphicFramePr/>
                <a:graphic xmlns:a="http://schemas.openxmlformats.org/drawingml/2006/main">
                  <a:graphicData uri="http://schemas.microsoft.com/office/word/2010/wordprocessingShape">
                    <wps:wsp>
                      <wps:cNvCnPr/>
                      <wps:spPr>
                        <a:xfrm flipV="1">
                          <a:off x="0" y="0"/>
                          <a:ext cx="1076325" cy="561975"/>
                        </a:xfrm>
                        <a:prstGeom prst="curvedConnector3">
                          <a:avLst/>
                        </a:prstGeom>
                        <a:ln w="28575">
                          <a:solidFill>
                            <a:srgbClr val="38A8C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6DAB2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4" o:spid="_x0000_s1026" type="#_x0000_t38" style="position:absolute;margin-left:232.5pt;margin-top:76.7pt;width:84.75pt;height:44.2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" adj="10800" strokecolor="#38a8c2" strokeweight="2.25pt">
                <v:stroke endarrow="block" joinstyle="miter"/>
              </v:shape>
            </w:pict>
          </mc:Fallback>
        </mc:AlternateContent>
      </w:r>
      <w:r w:rsidR="00755417">
        <w:rPr>
          <w:noProof/>
          <w:lang w:eastAsia="en-GB"/>
        </w:rPr>
        <w:drawing>
          <wp:inline distT="0" distB="0" distL="0" distR="0" wp14:anchorId="5422C425" wp14:editId="54CBB42E">
            <wp:extent cx="4029075" cy="1978380"/>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33441"/>
                    <a:stretch/>
                  </pic:blipFill>
                  <pic:spPr bwMode="auto">
                    <a:xfrm>
                      <a:off x="0" y="0"/>
                      <a:ext cx="4061209" cy="1994159"/>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en-GB"/>
        </w:rPr>
        <w:drawing>
          <wp:inline distT="0" distB="0" distL="0" distR="0" wp14:anchorId="2D1248EB" wp14:editId="3184323E">
            <wp:extent cx="1619250" cy="110016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74145" t="43604" r="18645" b="41492"/>
                    <a:stretch/>
                  </pic:blipFill>
                  <pic:spPr bwMode="auto">
                    <a:xfrm>
                      <a:off x="0" y="0"/>
                      <a:ext cx="1625220" cy="1104216"/>
                    </a:xfrm>
                    <a:prstGeom prst="rect">
                      <a:avLst/>
                    </a:prstGeom>
                    <a:ln>
                      <a:noFill/>
                    </a:ln>
                    <a:extLst>
                      <a:ext uri="{53640926-AAD7-44D8-BBD7-CCE9431645EC}">
                        <a14:shadowObscured xmlns:a14="http://schemas.microsoft.com/office/drawing/2010/main"/>
                      </a:ext>
                    </a:extLst>
                  </pic:spPr>
                </pic:pic>
              </a:graphicData>
            </a:graphic>
          </wp:inline>
        </w:drawing>
      </w:r>
    </w:p>
    <w:p w:rsidR="009609A8" w:rsidRPr="00AB5B40" w:rsidRDefault="009609A8" w:rsidP="009609A8">
      <w:pPr>
        <w:jc w:val="center"/>
        <w:rPr>
          <w:ins w:id="73" w:author="THEETEN Franck" w:date="2019-11-19T14:17:00Z"/>
          <w:b/>
          <w:bCs/>
          <w:color w:val="FF0000"/>
        </w:rPr>
      </w:pPr>
      <w:ins w:id="74" w:author="THEETEN Franck" w:date="2019-11-19T14:17:00Z">
        <w:r>
          <w:rPr>
            <w:b/>
            <w:bCs/>
          </w:rPr>
          <w:t xml:space="preserve">Fig 2. : how to link the taxa to a taxonomy </w:t>
        </w:r>
      </w:ins>
    </w:p>
    <w:p w:rsidR="009609A8" w:rsidRDefault="009609A8" w:rsidP="007F4618">
      <w:pPr>
        <w:rPr>
          <w:ins w:id="75" w:author="THEETEN Franck" w:date="2019-11-19T14:17:00Z"/>
          <w:bCs/>
        </w:rPr>
      </w:pPr>
    </w:p>
    <w:p w:rsidR="007F4618" w:rsidRPr="00755417" w:rsidRDefault="007F4618" w:rsidP="007F4618">
      <w:pPr>
        <w:rPr>
          <w:bCs/>
        </w:rPr>
      </w:pPr>
      <w:r w:rsidRPr="00755417">
        <w:rPr>
          <w:bCs/>
        </w:rPr>
        <w:t>New specimens imported by Excel (</w:t>
      </w:r>
      <w:del w:id="76" w:author="THEETEN Franck" w:date="2019-11-19T14:18:00Z">
        <w:r w:rsidRPr="00755417" w:rsidDel="009609A8">
          <w:rPr>
            <w:bCs/>
          </w:rPr>
          <w:delText>CSV</w:delText>
        </w:r>
      </w:del>
      <w:ins w:id="77" w:author="THEETEN Franck" w:date="2019-11-19T14:18:00Z">
        <w:r w:rsidR="009609A8">
          <w:rPr>
            <w:bCs/>
          </w:rPr>
          <w:t>in tab-delimited format</w:t>
        </w:r>
      </w:ins>
      <w:del w:id="78" w:author="THEETEN Franck" w:date="2019-11-19T14:18:00Z">
        <w:r w:rsidRPr="00755417" w:rsidDel="009609A8">
          <w:rPr>
            <w:bCs/>
          </w:rPr>
          <w:delText>/TXT)</w:delText>
        </w:r>
      </w:del>
      <w:ins w:id="79" w:author="THEETEN Franck" w:date="2019-11-19T14:18:00Z">
        <w:r w:rsidR="009609A8">
          <w:rPr>
            <w:bCs/>
          </w:rPr>
          <w:t>)</w:t>
        </w:r>
      </w:ins>
      <w:r w:rsidRPr="00755417">
        <w:rPr>
          <w:bCs/>
        </w:rPr>
        <w:t xml:space="preserve"> can be compared with all, one or several taxonomies</w:t>
      </w:r>
      <w:ins w:id="80" w:author="THEETEN Franck" w:date="2019-11-19T14:18:00Z">
        <w:r w:rsidR="009609A8">
          <w:rPr>
            <w:bCs/>
          </w:rPr>
          <w:t xml:space="preserve"> (in successive quality-checks)</w:t>
        </w:r>
      </w:ins>
      <w:r w:rsidRPr="00755417">
        <w:rPr>
          <w:bCs/>
        </w:rPr>
        <w:t>.</w:t>
      </w:r>
    </w:p>
    <w:p w:rsidR="00755417" w:rsidRDefault="00B21E39" w:rsidP="00B21E39">
      <w:pPr>
        <w:pStyle w:val="Heading2"/>
      </w:pPr>
      <w:r>
        <w:t>Step 1: Prepare your file</w:t>
      </w:r>
    </w:p>
    <w:p w:rsidR="00B21E39" w:rsidRDefault="00B21E39" w:rsidP="00755417">
      <w:pPr>
        <w:rPr>
          <w:bCs/>
        </w:rPr>
      </w:pPr>
      <w:r>
        <w:rPr>
          <w:bCs/>
        </w:rPr>
        <w:t>You should prepare a file with the list of tax</w:t>
      </w:r>
      <w:r w:rsidR="002E7A63">
        <w:rPr>
          <w:bCs/>
        </w:rPr>
        <w:t>a</w:t>
      </w:r>
      <w:r>
        <w:rPr>
          <w:bCs/>
        </w:rPr>
        <w:t xml:space="preserve"> that are missing in DaRWIN and should be imported. To do so, you first need to know what already exist in DaRWIN</w:t>
      </w:r>
      <w:r w:rsidR="002E7A63">
        <w:rPr>
          <w:bCs/>
        </w:rPr>
        <w:t xml:space="preserve"> and then, what is missing and </w:t>
      </w:r>
      <w:r w:rsidR="00787989">
        <w:rPr>
          <w:bCs/>
        </w:rPr>
        <w:t xml:space="preserve">need </w:t>
      </w:r>
      <w:r w:rsidR="002E7A63">
        <w:rPr>
          <w:bCs/>
        </w:rPr>
        <w:t>to be imported.</w:t>
      </w:r>
      <w:r w:rsidR="00787989">
        <w:rPr>
          <w:bCs/>
        </w:rPr>
        <w:t xml:space="preserve"> The missing taxa </w:t>
      </w:r>
      <w:del w:id="81" w:author="THEETEN Franck" w:date="2019-11-19T14:18:00Z">
        <w:r w:rsidR="00787989" w:rsidDel="009609A8">
          <w:rPr>
            <w:bCs/>
          </w:rPr>
          <w:delText xml:space="preserve">should </w:delText>
        </w:r>
      </w:del>
      <w:ins w:id="82" w:author="THEETEN Franck" w:date="2019-11-19T14:18:00Z">
        <w:r w:rsidR="009609A8">
          <w:rPr>
            <w:bCs/>
          </w:rPr>
          <w:t xml:space="preserve">need to </w:t>
        </w:r>
      </w:ins>
      <w:r w:rsidR="00787989">
        <w:rPr>
          <w:bCs/>
        </w:rPr>
        <w:t>be stored in a tab-delimited file, for import.</w:t>
      </w:r>
    </w:p>
    <w:p w:rsidR="00787989" w:rsidRDefault="00787989" w:rsidP="00787989">
      <w:pPr>
        <w:pStyle w:val="Heading3"/>
      </w:pPr>
      <w:r>
        <w:t>Check taxonomy</w:t>
      </w:r>
    </w:p>
    <w:p w:rsidR="00B21E39" w:rsidRDefault="00B21E39" w:rsidP="00755417">
      <w:pPr>
        <w:rPr>
          <w:bCs/>
        </w:rPr>
      </w:pPr>
      <w:r>
        <w:rPr>
          <w:bCs/>
        </w:rPr>
        <w:t xml:space="preserve">A tool for checking taxonomy is available here: </w:t>
      </w:r>
      <w:hyperlink r:id="rId13" w:history="1">
        <w:r w:rsidRPr="001A162E">
          <w:rPr>
            <w:rStyle w:val="Hyperlink"/>
            <w:bCs/>
            <w:highlight w:val="yellow"/>
          </w:rPr>
          <w:t>http://nautilus.rbins.be/natural_heritage_webservice/taxonomy/</w:t>
        </w:r>
      </w:hyperlink>
    </w:p>
    <w:p w:rsidR="00B21E39" w:rsidRDefault="00B21E39" w:rsidP="00755417">
      <w:pPr>
        <w:rPr>
          <w:bCs/>
        </w:rPr>
      </w:pPr>
      <w:r>
        <w:rPr>
          <w:bCs/>
        </w:rPr>
        <w:t>Technical information on how to format file are available here:</w:t>
      </w:r>
    </w:p>
    <w:p w:rsidR="007F4618" w:rsidRDefault="00B21E39" w:rsidP="006E4287">
      <w:pPr>
        <w:jc w:val="center"/>
        <w:rPr>
          <w:bCs/>
        </w:rPr>
      </w:pPr>
      <w:r>
        <w:rPr>
          <w:noProof/>
          <w:lang w:eastAsia="en-GB"/>
        </w:rPr>
        <w:drawing>
          <wp:inline distT="0" distB="0" distL="0" distR="0" wp14:anchorId="1A50B5D9" wp14:editId="781FB29A">
            <wp:extent cx="5191125" cy="2722666"/>
            <wp:effectExtent l="133350" t="114300" r="142875" b="1733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6422" cy="272544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977EB" w:rsidRPr="00AB5B40" w:rsidRDefault="004977EB" w:rsidP="004977EB">
      <w:pPr>
        <w:jc w:val="center"/>
        <w:rPr>
          <w:ins w:id="83" w:author="THEETEN Franck" w:date="2019-11-19T14:24:00Z"/>
          <w:b/>
          <w:bCs/>
          <w:color w:val="FF0000"/>
        </w:rPr>
      </w:pPr>
      <w:ins w:id="84" w:author="THEETEN Franck" w:date="2019-11-19T14:24:00Z">
        <w:r>
          <w:rPr>
            <w:b/>
            <w:bCs/>
          </w:rPr>
          <w:t>Fig 3. : the taxon-checke</w:t>
        </w:r>
      </w:ins>
      <w:ins w:id="85" w:author="THEETEN Franck" w:date="2019-11-19T14:25:00Z">
        <w:r>
          <w:rPr>
            <w:b/>
            <w:bCs/>
          </w:rPr>
          <w:t>r</w:t>
        </w:r>
      </w:ins>
      <w:ins w:id="86" w:author="THEETEN Franck" w:date="2019-11-19T14:24:00Z">
        <w:r>
          <w:rPr>
            <w:b/>
            <w:bCs/>
          </w:rPr>
          <w:t xml:space="preserve"> interface </w:t>
        </w:r>
      </w:ins>
    </w:p>
    <w:p w:rsidR="004977EB" w:rsidRDefault="004977EB" w:rsidP="00755417">
      <w:pPr>
        <w:rPr>
          <w:ins w:id="87" w:author="THEETEN Franck" w:date="2019-11-19T14:24:00Z"/>
          <w:bCs/>
        </w:rPr>
      </w:pPr>
    </w:p>
    <w:p w:rsidR="007F4618" w:rsidRDefault="00B21E39" w:rsidP="00755417">
      <w:pPr>
        <w:rPr>
          <w:bCs/>
        </w:rPr>
      </w:pPr>
      <w:r>
        <w:rPr>
          <w:bCs/>
        </w:rPr>
        <w:lastRenderedPageBreak/>
        <w:t>Mail field to allow mail alert is not yet available.</w:t>
      </w:r>
    </w:p>
    <w:p w:rsidR="00077DBB" w:rsidRPr="00077DBB" w:rsidRDefault="00B21E39" w:rsidP="00077DBB">
      <w:pPr>
        <w:rPr>
          <w:bCs/>
        </w:rPr>
      </w:pPr>
      <w:r>
        <w:rPr>
          <w:bCs/>
        </w:rPr>
        <w:t xml:space="preserve">You can </w:t>
      </w:r>
      <w:r w:rsidR="000C57A0">
        <w:rPr>
          <w:bCs/>
        </w:rPr>
        <w:t>up</w:t>
      </w:r>
      <w:r>
        <w:rPr>
          <w:bCs/>
        </w:rPr>
        <w:t xml:space="preserve">load a </w:t>
      </w:r>
      <w:r w:rsidR="00077DBB">
        <w:rPr>
          <w:bCs/>
        </w:rPr>
        <w:t xml:space="preserve">tab-delimited </w:t>
      </w:r>
      <w:r>
        <w:rPr>
          <w:bCs/>
        </w:rPr>
        <w:t>file with taxon names from the file you wish to import, following the structure</w:t>
      </w:r>
      <w:r w:rsidR="00077DBB">
        <w:rPr>
          <w:bCs/>
        </w:rPr>
        <w:t xml:space="preserve"> below:</w:t>
      </w:r>
    </w:p>
    <w:tbl>
      <w:tblPr>
        <w:tblStyle w:val="TableGrid"/>
        <w:tblW w:w="0" w:type="auto"/>
        <w:tblLook w:val="04A0" w:firstRow="1" w:lastRow="0" w:firstColumn="1" w:lastColumn="0" w:noHBand="0" w:noVBand="1"/>
      </w:tblPr>
      <w:tblGrid>
        <w:gridCol w:w="1803"/>
        <w:gridCol w:w="1803"/>
        <w:gridCol w:w="1803"/>
        <w:gridCol w:w="1803"/>
        <w:gridCol w:w="1804"/>
      </w:tblGrid>
      <w:tr w:rsidR="00077DBB" w:rsidRPr="00077DBB" w:rsidTr="00077DBB">
        <w:tc>
          <w:tcPr>
            <w:tcW w:w="1803" w:type="dxa"/>
          </w:tcPr>
          <w:p w:rsidR="00077DBB" w:rsidRPr="00077DBB" w:rsidRDefault="00077DBB" w:rsidP="00755417">
            <w:pPr>
              <w:rPr>
                <w:b/>
                <w:bCs/>
              </w:rPr>
            </w:pPr>
            <w:r w:rsidRPr="00077DBB">
              <w:rPr>
                <w:b/>
                <w:bCs/>
              </w:rPr>
              <w:t>scientificName</w:t>
            </w:r>
          </w:p>
        </w:tc>
        <w:tc>
          <w:tcPr>
            <w:tcW w:w="1803" w:type="dxa"/>
          </w:tcPr>
          <w:p w:rsidR="00077DBB" w:rsidRPr="00077DBB" w:rsidRDefault="00077DBB" w:rsidP="00755417">
            <w:pPr>
              <w:rPr>
                <w:b/>
                <w:bCs/>
              </w:rPr>
            </w:pPr>
            <w:r w:rsidRPr="00077DBB">
              <w:rPr>
                <w:b/>
                <w:bCs/>
              </w:rPr>
              <w:t>kingdom</w:t>
            </w:r>
          </w:p>
        </w:tc>
        <w:tc>
          <w:tcPr>
            <w:tcW w:w="1803" w:type="dxa"/>
          </w:tcPr>
          <w:p w:rsidR="00077DBB" w:rsidRPr="00077DBB" w:rsidRDefault="00077DBB" w:rsidP="00755417">
            <w:pPr>
              <w:rPr>
                <w:b/>
                <w:bCs/>
              </w:rPr>
            </w:pPr>
            <w:r w:rsidRPr="00077DBB">
              <w:rPr>
                <w:b/>
                <w:bCs/>
              </w:rPr>
              <w:t>phylum</w:t>
            </w:r>
          </w:p>
        </w:tc>
        <w:tc>
          <w:tcPr>
            <w:tcW w:w="1803" w:type="dxa"/>
          </w:tcPr>
          <w:p w:rsidR="00077DBB" w:rsidRPr="00077DBB" w:rsidRDefault="00077DBB" w:rsidP="00755417">
            <w:pPr>
              <w:rPr>
                <w:b/>
                <w:bCs/>
              </w:rPr>
            </w:pPr>
            <w:r w:rsidRPr="00077DBB">
              <w:rPr>
                <w:b/>
                <w:bCs/>
              </w:rPr>
              <w:t>order</w:t>
            </w:r>
          </w:p>
        </w:tc>
        <w:tc>
          <w:tcPr>
            <w:tcW w:w="1804" w:type="dxa"/>
          </w:tcPr>
          <w:p w:rsidR="00077DBB" w:rsidRPr="00077DBB" w:rsidRDefault="00077DBB" w:rsidP="00755417">
            <w:pPr>
              <w:rPr>
                <w:b/>
                <w:bCs/>
              </w:rPr>
            </w:pPr>
            <w:r w:rsidRPr="00077DBB">
              <w:rPr>
                <w:b/>
                <w:bCs/>
              </w:rPr>
              <w:t>family</w:t>
            </w:r>
          </w:p>
        </w:tc>
      </w:tr>
      <w:tr w:rsidR="00077DBB" w:rsidTr="00077DBB">
        <w:tc>
          <w:tcPr>
            <w:tcW w:w="1803" w:type="dxa"/>
          </w:tcPr>
          <w:p w:rsidR="00077DBB" w:rsidRDefault="00077DBB" w:rsidP="00755417">
            <w:pPr>
              <w:rPr>
                <w:bCs/>
              </w:rPr>
            </w:pPr>
            <w:r>
              <w:rPr>
                <w:bCs/>
              </w:rPr>
              <w:t>Mandatory</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3" w:type="dxa"/>
          </w:tcPr>
          <w:p w:rsidR="00077DBB" w:rsidRDefault="00077DBB" w:rsidP="00755417">
            <w:pPr>
              <w:rPr>
                <w:bCs/>
              </w:rPr>
            </w:pPr>
            <w:r>
              <w:rPr>
                <w:bCs/>
              </w:rPr>
              <w:t>Optional</w:t>
            </w:r>
          </w:p>
        </w:tc>
        <w:tc>
          <w:tcPr>
            <w:tcW w:w="1804" w:type="dxa"/>
          </w:tcPr>
          <w:p w:rsidR="00077DBB" w:rsidRDefault="00077DBB" w:rsidP="00755417">
            <w:pPr>
              <w:rPr>
                <w:bCs/>
              </w:rPr>
            </w:pPr>
            <w:r>
              <w:rPr>
                <w:bCs/>
              </w:rPr>
              <w:t xml:space="preserve">Optional </w:t>
            </w:r>
          </w:p>
        </w:tc>
      </w:tr>
      <w:tr w:rsidR="00077DBB" w:rsidTr="0045014F">
        <w:tc>
          <w:tcPr>
            <w:tcW w:w="1803" w:type="dxa"/>
          </w:tcPr>
          <w:p w:rsidR="00077DBB" w:rsidRDefault="00077DBB" w:rsidP="00755417">
            <w:pPr>
              <w:rPr>
                <w:bCs/>
              </w:rPr>
            </w:pPr>
            <w:r>
              <w:rPr>
                <w:bCs/>
              </w:rPr>
              <w:t>Name you wish to check</w:t>
            </w:r>
          </w:p>
        </w:tc>
        <w:tc>
          <w:tcPr>
            <w:tcW w:w="7213" w:type="dxa"/>
            <w:gridSpan w:val="4"/>
          </w:tcPr>
          <w:p w:rsidR="00077DBB" w:rsidRDefault="00077DBB" w:rsidP="00755417">
            <w:pPr>
              <w:rPr>
                <w:bCs/>
              </w:rPr>
            </w:pPr>
            <w:r>
              <w:rPr>
                <w:bCs/>
              </w:rPr>
              <w:t>Used to focus on a group of taxon (allows to avoid homonyms in groups that don’t interest you</w:t>
            </w:r>
          </w:p>
        </w:tc>
      </w:tr>
    </w:tbl>
    <w:p w:rsidR="00077DBB" w:rsidRDefault="00B21E39" w:rsidP="00755417">
      <w:pPr>
        <w:rPr>
          <w:bCs/>
        </w:rPr>
      </w:pPr>
      <w:r>
        <w:rPr>
          <w:bCs/>
        </w:rPr>
        <w:t xml:space="preserve"> </w:t>
      </w:r>
    </w:p>
    <w:p w:rsidR="00B21E39" w:rsidRDefault="00B21E39" w:rsidP="00755417">
      <w:pPr>
        <w:rPr>
          <w:bCs/>
        </w:rPr>
      </w:pPr>
      <w:r>
        <w:rPr>
          <w:bCs/>
        </w:rPr>
        <w:t xml:space="preserve">You can check on </w:t>
      </w:r>
      <w:del w:id="88" w:author="THEETEN Franck" w:date="2019-11-19T14:19:00Z">
        <w:r w:rsidDel="00F44D81">
          <w:rPr>
            <w:bCs/>
          </w:rPr>
          <w:delText xml:space="preserve">what </w:delText>
        </w:r>
      </w:del>
      <w:ins w:id="89" w:author="THEETEN Franck" w:date="2019-11-19T14:19:00Z">
        <w:r w:rsidR="00F44D81">
          <w:rPr>
            <w:bCs/>
          </w:rPr>
          <w:t xml:space="preserve">which </w:t>
        </w:r>
      </w:ins>
      <w:r>
        <w:rPr>
          <w:bCs/>
        </w:rPr>
        <w:t>catalogue you wish to validate your taxonomy.</w:t>
      </w:r>
    </w:p>
    <w:p w:rsidR="00B21E39" w:rsidRDefault="00B21E39" w:rsidP="00B21E39">
      <w:pPr>
        <w:rPr>
          <w:bCs/>
        </w:rPr>
      </w:pPr>
      <w:r>
        <w:rPr>
          <w:bCs/>
        </w:rPr>
        <w:t>This tool will help you to know what is in DaRWIN and with which taxonomical hierarchy, and to complete missing taxonomical trees with the system of your choice (GBIF, IUCN, WoRMS</w:t>
      </w:r>
      <w:ins w:id="90" w:author="THEETEN Franck" w:date="2019-11-19T14:19:00Z">
        <w:r w:rsidR="00F44D81">
          <w:rPr>
            <w:bCs/>
          </w:rPr>
          <w:t>, Fishbase</w:t>
        </w:r>
      </w:ins>
      <w:r>
        <w:rPr>
          <w:bCs/>
        </w:rPr>
        <w:t>).</w:t>
      </w:r>
    </w:p>
    <w:p w:rsidR="00620854" w:rsidRPr="00947485" w:rsidRDefault="00620854" w:rsidP="00B21E39">
      <w:pPr>
        <w:rPr>
          <w:bCs/>
        </w:rPr>
      </w:pPr>
      <w:r>
        <w:rPr>
          <w:bCs/>
        </w:rPr>
        <w:t>It is also possible to use the tool available on GBIF website (</w:t>
      </w:r>
      <w:hyperlink r:id="rId15" w:history="1">
        <w:r w:rsidRPr="00EC6CF2">
          <w:rPr>
            <w:rStyle w:val="Hyperlink"/>
            <w:bCs/>
          </w:rPr>
          <w:t>https://www.gbif.org/tools/species-lookup</w:t>
        </w:r>
      </w:hyperlink>
      <w:r>
        <w:rPr>
          <w:bCs/>
        </w:rPr>
        <w:t>) or on WoRMS website (</w:t>
      </w:r>
      <w:hyperlink r:id="rId16" w:history="1">
        <w:r w:rsidRPr="00EC6CF2">
          <w:rPr>
            <w:rStyle w:val="Hyperlink"/>
            <w:bCs/>
          </w:rPr>
          <w:t>http://www.marinespecies.org/aphia.php?p=match</w:t>
        </w:r>
      </w:hyperlink>
      <w:r>
        <w:rPr>
          <w:bCs/>
        </w:rPr>
        <w:t>).</w:t>
      </w:r>
    </w:p>
    <w:p w:rsidR="00787989" w:rsidRDefault="00787989" w:rsidP="00787989">
      <w:pPr>
        <w:pStyle w:val="Heading3"/>
      </w:pPr>
      <w:r>
        <w:t>Import missing taxonomy</w:t>
      </w:r>
    </w:p>
    <w:p w:rsidR="00787989" w:rsidRDefault="00787989" w:rsidP="0025368D">
      <w:r>
        <w:t>The file has to be saved in tab-delimited format (*.txt).</w:t>
      </w:r>
    </w:p>
    <w:p w:rsidR="00787989" w:rsidRDefault="00963ECD" w:rsidP="0025368D">
      <w:r>
        <w:t>T</w:t>
      </w:r>
      <w:r w:rsidR="00787989">
        <w:t>he list of fields</w:t>
      </w:r>
      <w:ins w:id="91" w:author="THEETEN Franck" w:date="2019-11-19T14:20:00Z">
        <w:r w:rsidR="00F44D81">
          <w:t xml:space="preserve"> (or column names)</w:t>
        </w:r>
      </w:ins>
      <w:r w:rsidR="00787989">
        <w:t xml:space="preserve"> for taxonomy import file</w:t>
      </w:r>
      <w:r>
        <w:t xml:space="preserve"> is available in </w:t>
      </w:r>
      <w:r w:rsidRPr="00B15628">
        <w:t>Annex 1</w:t>
      </w:r>
      <w:r>
        <w:t>.</w:t>
      </w:r>
    </w:p>
    <w:p w:rsidR="00787989" w:rsidRDefault="00787989" w:rsidP="0025368D">
      <w:r>
        <w:t xml:space="preserve">Please, use </w:t>
      </w:r>
      <w:del w:id="92" w:author="THEETEN Franck" w:date="2019-11-19T14:20:00Z">
        <w:r w:rsidDel="00F44D81">
          <w:delText xml:space="preserve">the </w:delText>
        </w:r>
      </w:del>
      <w:r>
        <w:t>exact</w:t>
      </w:r>
      <w:ins w:id="93" w:author="THEETEN Franck" w:date="2019-11-19T14:20:00Z">
        <w:r w:rsidR="00F44D81">
          <w:t>ly the</w:t>
        </w:r>
      </w:ins>
      <w:r>
        <w:t xml:space="preserve"> same spelling</w:t>
      </w:r>
      <w:ins w:id="94" w:author="THEETEN Franck" w:date="2019-11-19T14:20:00Z">
        <w:r w:rsidR="00F44D81">
          <w:t xml:space="preserve"> for column name</w:t>
        </w:r>
      </w:ins>
      <w:r>
        <w:t>.</w:t>
      </w:r>
    </w:p>
    <w:p w:rsidR="00D45880" w:rsidRDefault="00D45880" w:rsidP="0025368D">
      <w:r>
        <w:t xml:space="preserve">The final file </w:t>
      </w:r>
      <w:del w:id="95" w:author="THEETEN Franck" w:date="2019-11-19T14:20:00Z">
        <w:r w:rsidDel="00F44D81">
          <w:delText xml:space="preserve">for </w:delText>
        </w:r>
      </w:del>
      <w:ins w:id="96" w:author="THEETEN Franck" w:date="2019-11-19T14:20:00Z">
        <w:r w:rsidR="00F44D81">
          <w:t xml:space="preserve">to </w:t>
        </w:r>
      </w:ins>
      <w:r>
        <w:t>import should contain</w:t>
      </w:r>
      <w:r w:rsidR="0025368D">
        <w:t xml:space="preserve"> a</w:t>
      </w:r>
      <w:r>
        <w:t>ll missing tax</w:t>
      </w:r>
      <w:r w:rsidR="00072524">
        <w:t>a</w:t>
      </w:r>
      <w:r>
        <w:t xml:space="preserve"> that you wish to load in DaRWIN</w:t>
      </w:r>
      <w:r w:rsidR="0025368D">
        <w:t xml:space="preserve">. </w:t>
      </w:r>
      <w:r>
        <w:t xml:space="preserve">Each line </w:t>
      </w:r>
      <w:r w:rsidR="00620854">
        <w:t>therefore</w:t>
      </w:r>
      <w:r>
        <w:t xml:space="preserve"> contain</w:t>
      </w:r>
      <w:r w:rsidR="00620854">
        <w:t>s</w:t>
      </w:r>
      <w:r>
        <w:t xml:space="preserve"> all missing levels and the lower know</w:t>
      </w:r>
      <w:r w:rsidR="00620854">
        <w:t>n</w:t>
      </w:r>
      <w:r>
        <w:t xml:space="preserve"> parent in DaRWIN. Example: you wish to import a new species name. If the genus already exist</w:t>
      </w:r>
      <w:r w:rsidR="0079102A">
        <w:t>s</w:t>
      </w:r>
      <w:r>
        <w:t xml:space="preserve"> in DaRWIN, you only need to mention this genus in your file. If you want, you can add all higher levels, but it is not </w:t>
      </w:r>
      <w:del w:id="97" w:author="THEETEN Franck" w:date="2019-11-19T14:21:00Z">
        <w:r w:rsidDel="00F44D81">
          <w:delText>necessary</w:delText>
        </w:r>
      </w:del>
      <w:ins w:id="98" w:author="THEETEN Franck" w:date="2019-11-19T14:21:00Z">
        <w:r w:rsidR="00F44D81">
          <w:t>recomm</w:t>
        </w:r>
      </w:ins>
      <w:ins w:id="99" w:author="THEETEN Franck" w:date="2019-11-19T14:22:00Z">
        <w:r w:rsidR="00F44D81">
          <w:t>e</w:t>
        </w:r>
      </w:ins>
      <w:ins w:id="100" w:author="THEETEN Franck" w:date="2019-11-19T14:21:00Z">
        <w:r w:rsidR="00F44D81">
          <w:t>nded (this would actually increase the risk of creating a duplicate in case of misspelling)</w:t>
        </w:r>
      </w:ins>
      <w:r>
        <w:t>.</w:t>
      </w:r>
    </w:p>
    <w:p w:rsidR="0025368D" w:rsidRDefault="0025368D" w:rsidP="0025368D">
      <w:r>
        <w:t xml:space="preserve">A name </w:t>
      </w:r>
      <w:r w:rsidR="00FA5F7C">
        <w:t xml:space="preserve">that is </w:t>
      </w:r>
      <w:r>
        <w:t xml:space="preserve">already present in DaRWIN, and also present in import file with the </w:t>
      </w:r>
      <w:del w:id="101" w:author="THEETEN Franck" w:date="2019-11-19T14:22:00Z">
        <w:r w:rsidDel="00F44D81">
          <w:delText xml:space="preserve">exact </w:delText>
        </w:r>
      </w:del>
      <w:r>
        <w:t xml:space="preserve">same form </w:t>
      </w:r>
      <w:ins w:id="102" w:author="THEETEN Franck" w:date="2019-11-19T14:22:00Z">
        <w:r w:rsidR="00F44D81">
          <w:t xml:space="preserve">and hierarchy </w:t>
        </w:r>
      </w:ins>
      <w:r>
        <w:t>will be recognized by the system during import and will not be imported. On the contrary, a new name will be imported if a parent i</w:t>
      </w:r>
      <w:del w:id="103" w:author="THEETEN Franck" w:date="2019-11-19T14:22:00Z">
        <w:r w:rsidDel="00F44D81">
          <w:delText>f</w:delText>
        </w:r>
      </w:del>
      <w:ins w:id="104" w:author="THEETEN Franck" w:date="2019-11-19T14:22:00Z">
        <w:r w:rsidR="00F44D81">
          <w:t>s</w:t>
        </w:r>
      </w:ins>
      <w:r>
        <w:t xml:space="preserve"> in the file</w:t>
      </w:r>
      <w:ins w:id="105" w:author="THEETEN Franck" w:date="2019-11-19T14:22:00Z">
        <w:r w:rsidR="00F44D81">
          <w:t xml:space="preserve"> (i.e a family foe genus)</w:t>
        </w:r>
      </w:ins>
      <w:r>
        <w:t>.</w:t>
      </w:r>
      <w:r w:rsidR="00FA5F7C">
        <w:t xml:space="preserve"> If you aim to match an existing taxonomical tree in DaRWIN, to connect a new sub-tree by import, you have to refer to the exact same names to ensure the matching between DaRWIN and import.</w:t>
      </w:r>
    </w:p>
    <w:p w:rsidR="00090795" w:rsidRPr="00090795" w:rsidRDefault="00090795" w:rsidP="0025368D">
      <w:pPr>
        <w:rPr>
          <w:i/>
        </w:rPr>
      </w:pPr>
      <w:r w:rsidRPr="00090795">
        <w:rPr>
          <w:i/>
        </w:rPr>
        <w:t>Example</w:t>
      </w:r>
      <w:r>
        <w:rPr>
          <w:i/>
        </w:rPr>
        <w:t xml:space="preserve"> 1 </w:t>
      </w:r>
      <w:r w:rsidRPr="00090795">
        <w:rPr>
          <w:i/>
        </w:rPr>
        <w:t>: “</w:t>
      </w:r>
      <w:r w:rsidRPr="00090795">
        <w:rPr>
          <w:rFonts w:ascii="Calibri" w:hAnsi="Calibri" w:cs="Calibri"/>
          <w:i/>
          <w:color w:val="000000"/>
        </w:rPr>
        <w:t>Alligatoridae Cuvier”</w:t>
      </w:r>
      <w:r>
        <w:rPr>
          <w:rFonts w:ascii="Calibri" w:hAnsi="Calibri" w:cs="Calibri"/>
          <w:i/>
          <w:color w:val="000000"/>
        </w:rPr>
        <w:t xml:space="preserve"> exists in DaRWIN –</w:t>
      </w:r>
      <w:ins w:id="106" w:author="THEETEN Franck" w:date="2019-11-19T14:23:00Z">
        <w:r w:rsidR="004977EB">
          <w:rPr>
            <w:rFonts w:ascii="Calibri" w:hAnsi="Calibri" w:cs="Calibri"/>
            <w:i/>
            <w:color w:val="000000"/>
          </w:rPr>
          <w:t>in a</w:t>
        </w:r>
      </w:ins>
      <w:r>
        <w:rPr>
          <w:rFonts w:ascii="Calibri" w:hAnsi="Calibri" w:cs="Calibri"/>
          <w:i/>
          <w:color w:val="000000"/>
        </w:rPr>
        <w:t xml:space="preserve"> reference Taxonomy</w:t>
      </w:r>
      <w:r w:rsidRPr="00090795">
        <w:rPr>
          <w:rFonts w:ascii="Calibri" w:hAnsi="Calibri" w:cs="Calibri"/>
          <w:i/>
          <w:color w:val="000000"/>
        </w:rPr>
        <w:t>. If you use “Alligatoridae”</w:t>
      </w:r>
      <w:r>
        <w:rPr>
          <w:rFonts w:ascii="Calibri" w:hAnsi="Calibri" w:cs="Calibri"/>
          <w:i/>
          <w:color w:val="000000"/>
        </w:rPr>
        <w:t xml:space="preserve"> </w:t>
      </w:r>
      <w:ins w:id="107" w:author="THEETEN Franck" w:date="2019-11-19T14:23:00Z">
        <w:r w:rsidR="004977EB">
          <w:rPr>
            <w:rFonts w:ascii="Calibri" w:hAnsi="Calibri" w:cs="Calibri"/>
            <w:i/>
            <w:color w:val="000000"/>
          </w:rPr>
          <w:t xml:space="preserve">(without the author) </w:t>
        </w:r>
      </w:ins>
      <w:r>
        <w:rPr>
          <w:rFonts w:ascii="Calibri" w:hAnsi="Calibri" w:cs="Calibri"/>
          <w:i/>
          <w:color w:val="000000"/>
        </w:rPr>
        <w:t>in your file</w:t>
      </w:r>
      <w:r w:rsidRPr="00090795">
        <w:rPr>
          <w:rFonts w:ascii="Calibri" w:hAnsi="Calibri" w:cs="Calibri"/>
          <w:i/>
          <w:color w:val="000000"/>
        </w:rPr>
        <w:t xml:space="preserve">, it will not be </w:t>
      </w:r>
      <w:r w:rsidR="00697145" w:rsidRPr="00090795">
        <w:rPr>
          <w:rFonts w:ascii="Calibri" w:hAnsi="Calibri" w:cs="Calibri"/>
          <w:i/>
          <w:color w:val="000000"/>
        </w:rPr>
        <w:t>recognized,</w:t>
      </w:r>
      <w:r w:rsidRPr="00090795">
        <w:rPr>
          <w:rFonts w:ascii="Calibri" w:hAnsi="Calibri" w:cs="Calibri"/>
          <w:i/>
          <w:color w:val="000000"/>
        </w:rPr>
        <w:t xml:space="preserve"> and nothing will be imported.</w:t>
      </w:r>
    </w:p>
    <w:p w:rsidR="00947485" w:rsidRPr="00090795" w:rsidRDefault="00090795" w:rsidP="0025368D">
      <w:pPr>
        <w:rPr>
          <w:i/>
        </w:rPr>
      </w:pPr>
      <w:r w:rsidRPr="00090795">
        <w:rPr>
          <w:i/>
        </w:rPr>
        <w:t>Example 2 : if you use “</w:t>
      </w:r>
      <w:r w:rsidRPr="00090795">
        <w:rPr>
          <w:rFonts w:ascii="Calibri" w:hAnsi="Calibri" w:cs="Calibri"/>
          <w:i/>
          <w:color w:val="000000"/>
        </w:rPr>
        <w:t xml:space="preserve">Alligatoridae Cuvier” as family and </w:t>
      </w:r>
      <w:r w:rsidRPr="00090795">
        <w:rPr>
          <w:i/>
        </w:rPr>
        <w:t>“</w:t>
      </w:r>
      <w:r w:rsidRPr="00090795">
        <w:rPr>
          <w:rFonts w:ascii="Calibri" w:hAnsi="Calibri" w:cs="Calibri"/>
          <w:i/>
          <w:color w:val="000000"/>
        </w:rPr>
        <w:t>Melanosuchus”</w:t>
      </w:r>
      <w:r w:rsidRPr="00090795">
        <w:rPr>
          <w:i/>
        </w:rPr>
        <w:t xml:space="preserve"> as genus in your file</w:t>
      </w:r>
      <w:r>
        <w:rPr>
          <w:i/>
        </w:rPr>
        <w:t xml:space="preserve"> for import in reference taxonomy</w:t>
      </w:r>
      <w:r w:rsidRPr="00090795">
        <w:rPr>
          <w:i/>
        </w:rPr>
        <w:t>, “Melanosuchus” will be created and it ends in appearance of a duplicate taxon, i.e. “Melanosuchus” and “</w:t>
      </w:r>
      <w:r w:rsidRPr="00090795">
        <w:rPr>
          <w:rFonts w:ascii="Calibri" w:hAnsi="Calibri" w:cs="Calibri"/>
          <w:i/>
          <w:color w:val="000000"/>
        </w:rPr>
        <w:t>Melanosuchus Gray, 1862”</w:t>
      </w:r>
      <w:r>
        <w:rPr>
          <w:rFonts w:ascii="Calibri" w:hAnsi="Calibri" w:cs="Calibri"/>
          <w:i/>
          <w:color w:val="000000"/>
        </w:rPr>
        <w:t>.</w:t>
      </w:r>
    </w:p>
    <w:p w:rsidR="00D45880" w:rsidRDefault="00D45880" w:rsidP="00D45880">
      <w:r>
        <w:t xml:space="preserve">If you need parallel taxonomies, you </w:t>
      </w:r>
      <w:r w:rsidR="00072524">
        <w:t>must</w:t>
      </w:r>
      <w:r>
        <w:t xml:space="preserve"> prepare one file by taxonomy (example: one for Reference taxonomy, and a second for a temporary taxonomy).</w:t>
      </w:r>
    </w:p>
    <w:p w:rsidR="00090795" w:rsidRDefault="00090795" w:rsidP="00090795">
      <w:pPr>
        <w:pStyle w:val="Heading2"/>
      </w:pPr>
      <w:r>
        <w:t>Step 2: Import in DaRWIN</w:t>
      </w:r>
    </w:p>
    <w:p w:rsidR="00090795" w:rsidRPr="0012550B" w:rsidRDefault="00090795" w:rsidP="00090795">
      <w:pPr>
        <w:rPr>
          <w:smallCaps/>
        </w:rPr>
      </w:pPr>
      <w:r>
        <w:t>Import itself is a qui</w:t>
      </w:r>
      <w:del w:id="108" w:author="THEETEN Franck" w:date="2019-11-19T14:24:00Z">
        <w:r w:rsidDel="004977EB">
          <w:delText>e</w:delText>
        </w:r>
      </w:del>
      <w:r>
        <w:t>t</w:t>
      </w:r>
      <w:ins w:id="109" w:author="THEETEN Franck" w:date="2019-11-19T14:24:00Z">
        <w:r w:rsidR="004977EB">
          <w:t>e</w:t>
        </w:r>
      </w:ins>
      <w:r>
        <w:t xml:space="preserve"> rapid process. Enter the import tool, through menu </w:t>
      </w:r>
      <w:r w:rsidRPr="0012550B">
        <w:rPr>
          <w:smallCaps/>
        </w:rPr>
        <w:t>Administration &gt; Imports &gt; Taxonomy</w:t>
      </w:r>
    </w:p>
    <w:p w:rsidR="00090795" w:rsidRDefault="0012550B" w:rsidP="00090795">
      <w:r>
        <w:rPr>
          <w:noProof/>
          <w:lang w:eastAsia="en-GB"/>
        </w:rPr>
        <w:lastRenderedPageBreak/>
        <w:drawing>
          <wp:inline distT="0" distB="0" distL="0" distR="0" wp14:anchorId="1AD65D6D" wp14:editId="2CCADF43">
            <wp:extent cx="5657850" cy="14176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32" t="15665" r="25383" b="51231"/>
                    <a:stretch/>
                  </pic:blipFill>
                  <pic:spPr bwMode="auto">
                    <a:xfrm>
                      <a:off x="0" y="0"/>
                      <a:ext cx="5684333" cy="1424262"/>
                    </a:xfrm>
                    <a:prstGeom prst="rect">
                      <a:avLst/>
                    </a:prstGeom>
                    <a:ln>
                      <a:noFill/>
                    </a:ln>
                    <a:extLst>
                      <a:ext uri="{53640926-AAD7-44D8-BBD7-CCE9431645EC}">
                        <a14:shadowObscured xmlns:a14="http://schemas.microsoft.com/office/drawing/2010/main"/>
                      </a:ext>
                    </a:extLst>
                  </pic:spPr>
                </pic:pic>
              </a:graphicData>
            </a:graphic>
          </wp:inline>
        </w:drawing>
      </w:r>
    </w:p>
    <w:p w:rsidR="00A317EC" w:rsidRPr="00AB5B40" w:rsidRDefault="00A317EC" w:rsidP="00A317EC">
      <w:pPr>
        <w:jc w:val="center"/>
        <w:rPr>
          <w:ins w:id="110" w:author="THEETEN Franck" w:date="2019-11-19T14:25:00Z"/>
          <w:b/>
          <w:bCs/>
          <w:color w:val="FF0000"/>
        </w:rPr>
      </w:pPr>
      <w:ins w:id="111" w:author="THEETEN Franck" w:date="2019-11-19T14:25:00Z">
        <w:r>
          <w:rPr>
            <w:b/>
            <w:bCs/>
          </w:rPr>
          <w:t>Fig 4.</w:t>
        </w:r>
      </w:ins>
      <w:ins w:id="112" w:author="THEETEN Franck" w:date="2019-11-19T14:26:00Z">
        <w:r w:rsidR="001C024A">
          <w:rPr>
            <w:b/>
            <w:bCs/>
          </w:rPr>
          <w:t>a</w:t>
        </w:r>
      </w:ins>
      <w:ins w:id="113" w:author="THEETEN Franck" w:date="2019-11-19T14:25:00Z">
        <w:r>
          <w:rPr>
            <w:b/>
            <w:bCs/>
          </w:rPr>
          <w:t xml:space="preserve"> : menu to import new taxa </w:t>
        </w:r>
      </w:ins>
    </w:p>
    <w:p w:rsidR="0012550B" w:rsidRDefault="0012550B" w:rsidP="00090795"/>
    <w:p w:rsidR="0012550B" w:rsidRDefault="0012550B" w:rsidP="00090795">
      <w:r>
        <w:t xml:space="preserve">A summary table </w:t>
      </w:r>
      <w:del w:id="114" w:author="THEETEN Franck" w:date="2019-11-19T14:25:00Z">
        <w:r w:rsidDel="001C024A">
          <w:delText xml:space="preserve">with </w:delText>
        </w:r>
      </w:del>
      <w:ins w:id="115" w:author="THEETEN Franck" w:date="2019-11-19T14:25:00Z">
        <w:r w:rsidR="001C024A">
          <w:t xml:space="preserve">listing </w:t>
        </w:r>
      </w:ins>
      <w:r>
        <w:t>all previous imports appears. From this page, you can :</w:t>
      </w:r>
    </w:p>
    <w:p w:rsidR="0012550B" w:rsidRDefault="0012550B" w:rsidP="0012550B">
      <w:pPr>
        <w:pStyle w:val="ListParagraph"/>
        <w:numPr>
          <w:ilvl w:val="0"/>
          <w:numId w:val="19"/>
        </w:numPr>
      </w:pPr>
      <w:r>
        <w:t>filter taxonomy imports by filename, state of import or show only finished files</w:t>
      </w:r>
    </w:p>
    <w:p w:rsidR="0012550B" w:rsidRDefault="0012550B" w:rsidP="0012550B">
      <w:pPr>
        <w:pStyle w:val="ListParagraph"/>
        <w:numPr>
          <w:ilvl w:val="0"/>
          <w:numId w:val="19"/>
        </w:numPr>
      </w:pPr>
      <w:r>
        <w:t>sort results by id and date</w:t>
      </w:r>
    </w:p>
    <w:p w:rsidR="0012550B" w:rsidRDefault="0012550B" w:rsidP="0012550B">
      <w:pPr>
        <w:pStyle w:val="ListParagraph"/>
        <w:numPr>
          <w:ilvl w:val="0"/>
          <w:numId w:val="19"/>
        </w:numPr>
      </w:pPr>
      <w:r>
        <w:t>ask to import a new file</w:t>
      </w:r>
    </w:p>
    <w:p w:rsidR="0012550B" w:rsidRDefault="0036050F" w:rsidP="0012550B">
      <w:r>
        <w:rPr>
          <w:noProof/>
          <w:lang w:eastAsia="en-GB"/>
        </w:rPr>
        <mc:AlternateContent>
          <mc:Choice Requires="wps">
            <w:drawing>
              <wp:anchor distT="0" distB="0" distL="114300" distR="114300" simplePos="0" relativeHeight="251667456" behindDoc="0" locked="0" layoutInCell="1" allowOverlap="1" wp14:anchorId="078720F0" wp14:editId="66075C6B">
                <wp:simplePos x="0" y="0"/>
                <wp:positionH relativeFrom="leftMargin">
                  <wp:align>right</wp:align>
                </wp:positionH>
                <wp:positionV relativeFrom="paragraph">
                  <wp:posOffset>780940</wp:posOffset>
                </wp:positionV>
                <wp:extent cx="253890" cy="246491"/>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253890" cy="246491"/>
                        </a:xfrm>
                        <a:prstGeom prst="rect">
                          <a:avLst/>
                        </a:prstGeom>
                        <a:noFill/>
                        <a:ln w="6350">
                          <a:noFill/>
                        </a:ln>
                      </wps:spPr>
                      <wps:txbx>
                        <w:txbxContent>
                          <w:p w:rsidR="00B41F7A" w:rsidRPr="0036050F" w:rsidRDefault="00B41F7A" w:rsidP="0036050F">
                            <w:pPr>
                              <w:rPr>
                                <w:b/>
                                <w:color w:val="ED7D31" w:themeColor="accent2"/>
                                <w:sz w:val="18"/>
                              </w:rPr>
                            </w:pPr>
                            <w:r w:rsidRPr="0036050F">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8720F0" id="_x0000_t202" coordsize="21600,21600" o:spt="202" path="m,l,21600r21600,l21600,xe">
                <v:stroke joinstyle="miter"/>
                <v:path gradientshapeok="t" o:connecttype="rect"/>
              </v:shapetype>
              <v:shape id="Text Box 14" o:spid="_x0000_s1026" type="#_x0000_t202" style="position:absolute;margin-left:-31.2pt;margin-top:61.5pt;width:20pt;height:19.4pt;z-index:25166745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" filled="f" stroked="f" strokeweight=".5pt">
                <v:textbox>
                  <w:txbxContent>
                    <w:p w:rsidR="00B41F7A" w:rsidRPr="0036050F" w:rsidRDefault="00B41F7A" w:rsidP="0036050F">
                      <w:pPr>
                        <w:rPr>
                          <w:b/>
                          <w:color w:val="ED7D31" w:themeColor="accent2"/>
                          <w:sz w:val="18"/>
                        </w:rPr>
                      </w:pPr>
                      <w:r w:rsidRPr="0036050F">
                        <w:rPr>
                          <w:b/>
                          <w:color w:val="ED7D31" w:themeColor="accent2"/>
                          <w:sz w:val="18"/>
                        </w:rPr>
                        <w:t>2</w:t>
                      </w:r>
                    </w:p>
                  </w:txbxContent>
                </v:textbox>
                <w10:wrap anchorx="margin"/>
              </v:shape>
            </w:pict>
          </mc:Fallback>
        </mc:AlternateContent>
      </w:r>
      <w:r>
        <w:rPr>
          <w:noProof/>
          <w:lang w:eastAsia="en-GB"/>
        </w:rPr>
        <mc:AlternateContent>
          <mc:Choice Requires="wps">
            <w:drawing>
              <wp:anchor distT="0" distB="0" distL="114300" distR="114300" simplePos="0" relativeHeight="251669504" behindDoc="0" locked="0" layoutInCell="1" allowOverlap="1" wp14:anchorId="3201C158" wp14:editId="08632A55">
                <wp:simplePos x="0" y="0"/>
                <wp:positionH relativeFrom="leftMargin">
                  <wp:posOffset>5455395</wp:posOffset>
                </wp:positionH>
                <wp:positionV relativeFrom="paragraph">
                  <wp:posOffset>1585843</wp:posOffset>
                </wp:positionV>
                <wp:extent cx="230588" cy="21468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B41F7A" w:rsidRPr="0036050F" w:rsidRDefault="00B41F7A" w:rsidP="0036050F">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1C158" id="Text Box 15" o:spid="_x0000_s1027" type="#_x0000_t202" style="position:absolute;margin-left:429.55pt;margin-top:124.85pt;width:18.15pt;height:16.9pt;z-index:2516695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" filled="f" stroked="f" strokeweight=".5pt">
                <v:textbox>
                  <w:txbxContent>
                    <w:p w:rsidR="00B41F7A" w:rsidRPr="0036050F" w:rsidRDefault="00B41F7A" w:rsidP="0036050F">
                      <w:pPr>
                        <w:rPr>
                          <w:b/>
                          <w:color w:val="ED7D31" w:themeColor="accent2"/>
                          <w:sz w:val="18"/>
                        </w:rPr>
                      </w:pPr>
                      <w:r w:rsidRPr="0036050F">
                        <w:rPr>
                          <w:b/>
                          <w:color w:val="ED7D31" w:themeColor="accent2"/>
                          <w:sz w:val="18"/>
                        </w:rPr>
                        <w:t>3</w:t>
                      </w:r>
                    </w:p>
                  </w:txbxContent>
                </v:textbox>
                <w10:wrap anchorx="margin"/>
              </v:shape>
            </w:pict>
          </mc:Fallback>
        </mc:AlternateContent>
      </w:r>
      <w:r>
        <w:rPr>
          <w:noProof/>
          <w:lang w:eastAsia="en-GB"/>
        </w:rPr>
        <mc:AlternateContent>
          <mc:Choice Requires="wps">
            <w:drawing>
              <wp:anchor distT="0" distB="0" distL="114300" distR="114300" simplePos="0" relativeHeight="251665408" behindDoc="0" locked="0" layoutInCell="1" allowOverlap="1">
                <wp:simplePos x="0" y="0"/>
                <wp:positionH relativeFrom="column">
                  <wp:posOffset>5589435</wp:posOffset>
                </wp:positionH>
                <wp:positionV relativeFrom="paragraph">
                  <wp:posOffset>415925</wp:posOffset>
                </wp:positionV>
                <wp:extent cx="230588" cy="21468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30588" cy="214685"/>
                        </a:xfrm>
                        <a:prstGeom prst="rect">
                          <a:avLst/>
                        </a:prstGeom>
                        <a:noFill/>
                        <a:ln w="6350">
                          <a:noFill/>
                        </a:ln>
                      </wps:spPr>
                      <wps:txbx>
                        <w:txbxContent>
                          <w:p w:rsidR="00B41F7A" w:rsidRPr="0036050F" w:rsidRDefault="00B41F7A">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3" o:spid="_x0000_s1028" type="#_x0000_t202" style="position:absolute;margin-left:440.1pt;margin-top:32.75pt;width:18.15pt;height:16.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" filled="f" stroked="f" strokeweight=".5pt">
                <v:textbox>
                  <w:txbxContent>
                    <w:p w:rsidR="00B41F7A" w:rsidRPr="0036050F" w:rsidRDefault="00B41F7A">
                      <w:pPr>
                        <w:rPr>
                          <w:b/>
                          <w:color w:val="ED7D31" w:themeColor="accent2"/>
                          <w:sz w:val="18"/>
                        </w:rPr>
                      </w:pPr>
                      <w:r w:rsidRPr="0036050F">
                        <w:rPr>
                          <w:b/>
                          <w:color w:val="ED7D31" w:themeColor="accent2"/>
                          <w:sz w:val="18"/>
                        </w:rPr>
                        <w:t>1</w:t>
                      </w:r>
                    </w:p>
                  </w:txbxContent>
                </v:textbox>
              </v:shape>
            </w:pict>
          </mc:Fallback>
        </mc:AlternateContent>
      </w:r>
      <w:r w:rsidR="0012550B">
        <w:rPr>
          <w:noProof/>
          <w:lang w:eastAsia="en-GB"/>
        </w:rPr>
        <w:drawing>
          <wp:anchor distT="0" distB="0" distL="114300" distR="114300" simplePos="0" relativeHeight="251664384" behindDoc="0" locked="0" layoutInCell="1" allowOverlap="1">
            <wp:simplePos x="0" y="0"/>
            <wp:positionH relativeFrom="column">
              <wp:posOffset>4802587</wp:posOffset>
            </wp:positionH>
            <wp:positionV relativeFrom="paragraph">
              <wp:posOffset>1576705</wp:posOffset>
            </wp:positionV>
            <wp:extent cx="269875" cy="269875"/>
            <wp:effectExtent l="0" t="0" r="0" b="0"/>
            <wp:wrapNone/>
            <wp:docPr id="12" name="Graphic 12"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0012550B">
        <w:rPr>
          <w:noProof/>
          <w:lang w:eastAsia="en-GB"/>
        </w:rPr>
        <mc:AlternateContent>
          <mc:Choice Requires="wps">
            <w:drawing>
              <wp:anchor distT="0" distB="0" distL="114300" distR="114300" simplePos="0" relativeHeight="251663360" behindDoc="0" locked="0" layoutInCell="1" allowOverlap="1" wp14:anchorId="164248F5" wp14:editId="07F5AE95">
                <wp:simplePos x="0" y="0"/>
                <wp:positionH relativeFrom="column">
                  <wp:posOffset>3093830</wp:posOffset>
                </wp:positionH>
                <wp:positionV relativeFrom="paragraph">
                  <wp:posOffset>927183</wp:posOffset>
                </wp:positionV>
                <wp:extent cx="262393" cy="103367"/>
                <wp:effectExtent l="0" t="0" r="61595" b="68580"/>
                <wp:wrapNone/>
                <wp:docPr id="10" name="Straight Arrow Connector 10"/>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092E7664" id="_x0000_t32" coordsize="21600,21600" o:spt="32" o:oned="t" path="m,l21600,21600e" filled="f">
                <v:path arrowok="t" fillok="f" o:connecttype="none"/>
                <o:lock v:ext="edit" shapetype="t"/>
              </v:shapetype>
              <v:shape id="Straight Arrow Connector 10" o:spid="_x0000_s1026" type="#_x0000_t32" style="position:absolute;margin-left:243.6pt;margin-top:73pt;width:20.65pt;height:8.1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1312" behindDoc="0" locked="0" layoutInCell="1" allowOverlap="1">
                <wp:simplePos x="0" y="0"/>
                <wp:positionH relativeFrom="column">
                  <wp:posOffset>-47708</wp:posOffset>
                </wp:positionH>
                <wp:positionV relativeFrom="paragraph">
                  <wp:posOffset>910369</wp:posOffset>
                </wp:positionV>
                <wp:extent cx="262393" cy="103367"/>
                <wp:effectExtent l="0" t="0" r="61595" b="68580"/>
                <wp:wrapNone/>
                <wp:docPr id="9" name="Straight Arrow Connector 9"/>
                <wp:cNvGraphicFramePr/>
                <a:graphic xmlns:a="http://schemas.openxmlformats.org/drawingml/2006/main">
                  <a:graphicData uri="http://schemas.microsoft.com/office/word/2010/wordprocessingShape">
                    <wps:wsp>
                      <wps:cNvCnPr/>
                      <wps:spPr>
                        <a:xfrm>
                          <a:off x="0" y="0"/>
                          <a:ext cx="262393" cy="103367"/>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86BB777" id="Straight Arrow Connector 9" o:spid="_x0000_s1026" type="#_x0000_t32" style="position:absolute;margin-left:-3.75pt;margin-top:71.7pt;width:20.65pt;height:8.1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" strokecolor="#ed7d31 [3205]" strokeweight="1.5pt">
                <v:stroke endarrow="block" joinstyle="miter"/>
              </v:shape>
            </w:pict>
          </mc:Fallback>
        </mc:AlternateContent>
      </w:r>
      <w:r w:rsidR="0012550B">
        <w:rPr>
          <w:noProof/>
          <w:lang w:eastAsia="en-GB"/>
        </w:rPr>
        <mc:AlternateContent>
          <mc:Choice Requires="wps">
            <w:drawing>
              <wp:anchor distT="0" distB="0" distL="114300" distR="114300" simplePos="0" relativeHeight="251660288" behindDoc="0" locked="0" layoutInCell="1" allowOverlap="1">
                <wp:simplePos x="0" y="0"/>
                <wp:positionH relativeFrom="column">
                  <wp:posOffset>87464</wp:posOffset>
                </wp:positionH>
                <wp:positionV relativeFrom="paragraph">
                  <wp:posOffset>337875</wp:posOffset>
                </wp:positionV>
                <wp:extent cx="5502303" cy="404992"/>
                <wp:effectExtent l="0" t="0" r="22225" b="14605"/>
                <wp:wrapNone/>
                <wp:docPr id="8" name="Rectangle: Rounded Corners 8"/>
                <wp:cNvGraphicFramePr/>
                <a:graphic xmlns:a="http://schemas.openxmlformats.org/drawingml/2006/main">
                  <a:graphicData uri="http://schemas.microsoft.com/office/word/2010/wordprocessingShape">
                    <wps:wsp>
                      <wps:cNvSpPr/>
                      <wps:spPr>
                        <a:xfrm>
                          <a:off x="0" y="0"/>
                          <a:ext cx="5502303" cy="404992"/>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44911D4" id="Rectangle: Rounded Corners 8" o:spid="_x0000_s1026" style="position:absolute;margin-left:6.9pt;margin-top:26.6pt;width:433.25pt;height:31.9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" filled="f" strokecolor="#ed7d31 [3205]" strokeweight="1pt">
                <v:stroke joinstyle="miter"/>
              </v:roundrect>
            </w:pict>
          </mc:Fallback>
        </mc:AlternateContent>
      </w:r>
      <w:r w:rsidR="0012550B">
        <w:rPr>
          <w:noProof/>
          <w:lang w:eastAsia="en-GB"/>
        </w:rPr>
        <w:drawing>
          <wp:inline distT="0" distB="0" distL="0" distR="0" wp14:anchorId="5707CCC2" wp14:editId="190F7B79">
            <wp:extent cx="5731510" cy="181229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812290"/>
                    </a:xfrm>
                    <a:prstGeom prst="rect">
                      <a:avLst/>
                    </a:prstGeom>
                  </pic:spPr>
                </pic:pic>
              </a:graphicData>
            </a:graphic>
          </wp:inline>
        </w:drawing>
      </w:r>
    </w:p>
    <w:p w:rsidR="001C024A" w:rsidRDefault="001C024A">
      <w:pPr>
        <w:jc w:val="center"/>
        <w:rPr>
          <w:ins w:id="116" w:author="THEETEN Franck" w:date="2019-11-19T14:26:00Z"/>
        </w:rPr>
        <w:pPrChange w:id="117" w:author="THEETEN Franck" w:date="2019-11-19T14:34:00Z">
          <w:pPr/>
        </w:pPrChange>
      </w:pPr>
      <w:ins w:id="118" w:author="THEETEN Franck" w:date="2019-11-19T14:26:00Z">
        <w:r>
          <w:rPr>
            <w:b/>
            <w:bCs/>
          </w:rPr>
          <w:t xml:space="preserve">Fig 4.b :list of import </w:t>
        </w:r>
      </w:ins>
      <w:ins w:id="119" w:author="THEETEN Franck" w:date="2019-11-19T14:33:00Z">
        <w:r w:rsidR="00230D81">
          <w:rPr>
            <w:b/>
            <w:bCs/>
          </w:rPr>
          <w:t>files and processes</w:t>
        </w:r>
      </w:ins>
      <w:ins w:id="120" w:author="THEETEN Franck" w:date="2019-11-19T14:26:00Z">
        <w:r>
          <w:rPr>
            <w:b/>
            <w:bCs/>
          </w:rPr>
          <w:t xml:space="preserve"> </w:t>
        </w:r>
      </w:ins>
    </w:p>
    <w:p w:rsidR="0012550B" w:rsidRDefault="0012550B" w:rsidP="00090795">
      <w:r>
        <w:t>At the bottom of this table, click on “Import taxons”. You will be redirected to the import file form.</w:t>
      </w:r>
    </w:p>
    <w:p w:rsidR="0036050F" w:rsidRDefault="0036050F" w:rsidP="00090795">
      <w:r>
        <w:t>In this form, you mention:</w:t>
      </w:r>
    </w:p>
    <w:p w:rsidR="0036050F" w:rsidRDefault="0036050F" w:rsidP="0036050F">
      <w:pPr>
        <w:pStyle w:val="ListParagraph"/>
        <w:numPr>
          <w:ilvl w:val="0"/>
          <w:numId w:val="20"/>
        </w:numPr>
      </w:pPr>
      <w:r>
        <w:t>the source database, as a reminder. Ex: “Collection Congo 1956”</w:t>
      </w:r>
    </w:p>
    <w:p w:rsidR="0036050F" w:rsidRDefault="0036050F" w:rsidP="0036050F">
      <w:pPr>
        <w:pStyle w:val="ListParagraph"/>
        <w:numPr>
          <w:ilvl w:val="0"/>
          <w:numId w:val="20"/>
        </w:numPr>
      </w:pPr>
      <w:r>
        <w:t>click on the “File” field, a file explorer opens, and you can select the *.txt file containing the taxonomy you wish to import</w:t>
      </w:r>
    </w:p>
    <w:p w:rsidR="0036050F" w:rsidRDefault="0036050F" w:rsidP="0036050F">
      <w:pPr>
        <w:pStyle w:val="ListParagraph"/>
        <w:numPr>
          <w:ilvl w:val="0"/>
          <w:numId w:val="20"/>
        </w:numPr>
      </w:pPr>
      <w:r>
        <w:t>select in which taxonomy you wish to import, mainly “RBINS Reference (is reference)”</w:t>
      </w:r>
    </w:p>
    <w:p w:rsidR="0036050F" w:rsidRDefault="0036050F" w:rsidP="0036050F">
      <w:pPr>
        <w:pStyle w:val="ListParagraph"/>
        <w:numPr>
          <w:ilvl w:val="0"/>
          <w:numId w:val="20"/>
        </w:numPr>
      </w:pPr>
      <w:r>
        <w:t>precise kingdom, basically “Animalia (RBINS Reference)”</w:t>
      </w:r>
    </w:p>
    <w:p w:rsidR="009D0254" w:rsidRDefault="009D0254" w:rsidP="009D0254">
      <w:r>
        <w:t>Then, you click on submit.</w:t>
      </w:r>
    </w:p>
    <w:p w:rsidR="0036050F" w:rsidRDefault="0036050F" w:rsidP="00090795">
      <w:r>
        <w:rPr>
          <w:noProof/>
          <w:lang w:eastAsia="en-GB"/>
        </w:rPr>
        <w:drawing>
          <wp:inline distT="0" distB="0" distL="0" distR="0" wp14:anchorId="1B86D082" wp14:editId="0780AA3F">
            <wp:extent cx="5731510" cy="130302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303020"/>
                    </a:xfrm>
                    <a:prstGeom prst="rect">
                      <a:avLst/>
                    </a:prstGeom>
                  </pic:spPr>
                </pic:pic>
              </a:graphicData>
            </a:graphic>
          </wp:inline>
        </w:drawing>
      </w:r>
    </w:p>
    <w:p w:rsidR="00230D81" w:rsidRPr="00AB5B40" w:rsidRDefault="00230D81" w:rsidP="00230D81">
      <w:pPr>
        <w:jc w:val="center"/>
        <w:rPr>
          <w:ins w:id="121" w:author="THEETEN Franck" w:date="2019-11-19T14:34:00Z"/>
          <w:b/>
          <w:bCs/>
          <w:color w:val="FF0000"/>
        </w:rPr>
      </w:pPr>
      <w:ins w:id="122" w:author="THEETEN Franck" w:date="2019-11-19T14:34:00Z">
        <w:r>
          <w:rPr>
            <w:b/>
            <w:bCs/>
          </w:rPr>
          <w:t xml:space="preserve">Fig 4.c </w:t>
        </w:r>
        <w:r w:rsidR="00F43269">
          <w:rPr>
            <w:b/>
            <w:bCs/>
          </w:rPr>
          <w:t xml:space="preserve"> interface to import taxonomy file with its metadata</w:t>
        </w:r>
        <w:r>
          <w:rPr>
            <w:b/>
            <w:bCs/>
          </w:rPr>
          <w:t xml:space="preserve"> </w:t>
        </w:r>
      </w:ins>
    </w:p>
    <w:p w:rsidR="00230D81" w:rsidRDefault="00230D81" w:rsidP="00090795">
      <w:pPr>
        <w:rPr>
          <w:ins w:id="123" w:author="THEETEN Franck" w:date="2019-11-19T14:33:00Z"/>
        </w:rPr>
      </w:pPr>
    </w:p>
    <w:p w:rsidR="0036050F" w:rsidRDefault="009D0254" w:rsidP="00090795">
      <w:r>
        <w:t xml:space="preserve">The system </w:t>
      </w:r>
      <w:del w:id="124" w:author="THEETEN Franck" w:date="2019-11-19T14:27:00Z">
        <w:r w:rsidDel="001C024A">
          <w:delText>has now</w:delText>
        </w:r>
      </w:del>
      <w:ins w:id="125" w:author="THEETEN Franck" w:date="2019-11-19T14:27:00Z">
        <w:r w:rsidR="001C024A">
          <w:t>uploads</w:t>
        </w:r>
      </w:ins>
      <w:r>
        <w:t xml:space="preserve"> your file in memory and waits for you to ask him to load the data in its intermediate table</w:t>
      </w:r>
      <w:r w:rsidR="001A162E">
        <w:t>, called “staging”</w:t>
      </w:r>
      <w:del w:id="126" w:author="THEETEN Franck" w:date="2019-11-19T14:27:00Z">
        <w:r w:rsidDel="001C024A">
          <w:delText>,</w:delText>
        </w:r>
      </w:del>
      <w:ins w:id="127" w:author="THEETEN Franck" w:date="2019-11-19T14:27:00Z">
        <w:r w:rsidR="001C024A">
          <w:t xml:space="preserve">/ </w:t>
        </w:r>
      </w:ins>
      <w:del w:id="128" w:author="THEETEN Franck" w:date="2019-11-19T14:27:00Z">
        <w:r w:rsidDel="001C024A">
          <w:delText xml:space="preserve"> that is where all</w:delText>
        </w:r>
      </w:del>
      <w:ins w:id="129" w:author="THEETEN Franck" w:date="2019-11-19T14:27:00Z">
        <w:r w:rsidR="001C024A">
          <w:t xml:space="preserve">This intermediate table </w:t>
        </w:r>
      </w:ins>
      <w:ins w:id="130" w:author="THEETEN Franck" w:date="2019-11-19T14:28:00Z">
        <w:r w:rsidR="001C024A">
          <w:t>allows</w:t>
        </w:r>
      </w:ins>
      <w:ins w:id="131" w:author="THEETEN Franck" w:date="2019-11-19T14:27:00Z">
        <w:r w:rsidR="001C024A">
          <w:t xml:space="preserve"> </w:t>
        </w:r>
      </w:ins>
      <w:ins w:id="132" w:author="THEETEN Franck" w:date="2019-11-19T14:28:00Z">
        <w:r w:rsidR="001C024A">
          <w:t>to launch, interrupt</w:t>
        </w:r>
      </w:ins>
      <w:del w:id="133" w:author="THEETEN Franck" w:date="2019-11-19T14:27:00Z">
        <w:r w:rsidDel="001C024A">
          <w:delText xml:space="preserve"> </w:delText>
        </w:r>
      </w:del>
      <w:ins w:id="134" w:author="THEETEN Franck" w:date="2019-11-19T14:28:00Z">
        <w:r w:rsidR="001C024A">
          <w:t>and resule semi-automated tests fo quality-check.</w:t>
        </w:r>
      </w:ins>
      <w:del w:id="135" w:author="THEETEN Franck" w:date="2019-11-19T14:27:00Z">
        <w:r w:rsidDel="001C024A">
          <w:delText>checks will be implemented.</w:delText>
        </w:r>
      </w:del>
    </w:p>
    <w:p w:rsidR="009D0254" w:rsidRDefault="009D0254" w:rsidP="00090795">
      <w:r>
        <w:t>Click on “Load in staging” at the end of the line that concerns your current import.</w:t>
      </w:r>
    </w:p>
    <w:p w:rsidR="004810E8" w:rsidRDefault="004810E8" w:rsidP="00090795">
      <w:r>
        <w:t xml:space="preserve">When file </w:t>
      </w:r>
      <w:r w:rsidR="001A162E">
        <w:t>is</w:t>
      </w:r>
      <w:r>
        <w:t xml:space="preserve"> loaded</w:t>
      </w:r>
      <w:r w:rsidR="001A162E">
        <w:t xml:space="preserve"> in staging</w:t>
      </w:r>
      <w:r>
        <w:t>, system waits for you to ask him to check</w:t>
      </w:r>
      <w:ins w:id="136" w:author="THEETEN Franck" w:date="2019-11-19T14:29:00Z">
        <w:r w:rsidR="001C024A">
          <w:t xml:space="preserve"> (ie. compare and marge with existing data in Darwin)</w:t>
        </w:r>
      </w:ins>
      <w:r>
        <w:t xml:space="preserve"> information and import what it can import</w:t>
      </w:r>
      <w:ins w:id="137" w:author="THEETEN Franck" w:date="2019-11-19T14:29:00Z">
        <w:r w:rsidR="001C024A">
          <w:t xml:space="preserve"> (new data)</w:t>
        </w:r>
      </w:ins>
      <w:r>
        <w:t xml:space="preserve">. You could need to refresh the page to see this </w:t>
      </w:r>
      <w:del w:id="138" w:author="THEETEN Franck" w:date="2019-11-19T14:30:00Z">
        <w:r w:rsidDel="001C024A">
          <w:delText xml:space="preserve">new </w:delText>
        </w:r>
      </w:del>
      <w:ins w:id="139" w:author="THEETEN Franck" w:date="2019-11-19T14:30:00Z">
        <w:r w:rsidR="001C024A">
          <w:t xml:space="preserve">updated </w:t>
        </w:r>
      </w:ins>
      <w:r>
        <w:t xml:space="preserve">state appear. </w:t>
      </w:r>
    </w:p>
    <w:p w:rsidR="004810E8" w:rsidRDefault="004810E8" w:rsidP="00090795">
      <w:r>
        <w:t>At the end of the check process, import is finished. And you can see the result by clicking on icon at the end of the line.</w:t>
      </w:r>
    </w:p>
    <w:p w:rsidR="004810E8" w:rsidRDefault="004810E8" w:rsidP="00090795">
      <w:r>
        <w:t>Here are the errors that can appear:</w:t>
      </w:r>
    </w:p>
    <w:tbl>
      <w:tblPr>
        <w:tblStyle w:val="TableGrid"/>
        <w:tblW w:w="0" w:type="auto"/>
        <w:tblLook w:val="04A0" w:firstRow="1" w:lastRow="0" w:firstColumn="1" w:lastColumn="0" w:noHBand="0" w:noVBand="1"/>
      </w:tblPr>
      <w:tblGrid>
        <w:gridCol w:w="4577"/>
        <w:gridCol w:w="4439"/>
      </w:tblGrid>
      <w:tr w:rsidR="00E95A03" w:rsidRPr="00E95A03" w:rsidTr="00E95A03">
        <w:tc>
          <w:tcPr>
            <w:tcW w:w="0" w:type="auto"/>
            <w:hideMark/>
          </w:tcPr>
          <w:p w:rsidR="00E95A03" w:rsidRPr="001C024A" w:rsidRDefault="00E95A03" w:rsidP="00E95A03">
            <w:pPr>
              <w:rPr>
                <w:rFonts w:eastAsia="Times New Roman"/>
                <w:b/>
                <w:lang w:eastAsia="en-GB"/>
                <w:rPrChange w:id="140" w:author="THEETEN Franck" w:date="2019-11-19T14:30:00Z">
                  <w:rPr>
                    <w:rFonts w:eastAsia="Times New Roman"/>
                    <w:lang w:eastAsia="en-GB"/>
                  </w:rPr>
                </w:rPrChange>
              </w:rPr>
            </w:pPr>
            <w:r w:rsidRPr="001C024A">
              <w:rPr>
                <w:rFonts w:eastAsia="Times New Roman"/>
                <w:b/>
                <w:lang w:eastAsia="en-GB"/>
                <w:rPrChange w:id="141" w:author="THEETEN Franck" w:date="2019-11-19T14:30:00Z">
                  <w:rPr>
                    <w:rFonts w:eastAsia="Times New Roman"/>
                    <w:lang w:eastAsia="en-GB"/>
                  </w:rPr>
                </w:rPrChange>
              </w:rPr>
              <w:t>imported_taxon</w:t>
            </w:r>
          </w:p>
        </w:tc>
        <w:tc>
          <w:tcPr>
            <w:tcW w:w="0" w:type="auto"/>
            <w:hideMark/>
          </w:tcPr>
          <w:p w:rsidR="00E95A03" w:rsidRPr="001C024A" w:rsidRDefault="00E95A03" w:rsidP="00E95A03">
            <w:pPr>
              <w:rPr>
                <w:rFonts w:eastAsia="Times New Roman"/>
                <w:b/>
                <w:lang w:eastAsia="en-GB"/>
                <w:rPrChange w:id="142" w:author="THEETEN Franck" w:date="2019-11-19T14:30:00Z">
                  <w:rPr>
                    <w:rFonts w:eastAsia="Times New Roman"/>
                    <w:lang w:eastAsia="en-GB"/>
                  </w:rPr>
                </w:rPrChange>
              </w:rPr>
            </w:pPr>
            <w:r w:rsidRPr="001C024A">
              <w:rPr>
                <w:rFonts w:eastAsia="Times New Roman"/>
                <w:b/>
                <w:lang w:eastAsia="en-GB"/>
                <w:rPrChange w:id="143" w:author="THEETEN Franck" w:date="2019-11-19T14:30:00Z">
                  <w:rPr>
                    <w:rFonts w:eastAsia="Times New Roman"/>
                    <w:lang w:eastAsia="en-GB"/>
                  </w:rPr>
                </w:rPrChange>
              </w:rPr>
              <w:t>The tax</w:t>
            </w:r>
            <w:r w:rsidR="00A70C34" w:rsidRPr="001C024A">
              <w:rPr>
                <w:rFonts w:eastAsia="Times New Roman"/>
                <w:b/>
                <w:lang w:eastAsia="en-GB"/>
                <w:rPrChange w:id="144" w:author="THEETEN Franck" w:date="2019-11-19T14:30:00Z">
                  <w:rPr>
                    <w:rFonts w:eastAsia="Times New Roman"/>
                    <w:lang w:eastAsia="en-GB"/>
                  </w:rPr>
                </w:rPrChange>
              </w:rPr>
              <w:t>on</w:t>
            </w:r>
            <w:r w:rsidRPr="001C024A">
              <w:rPr>
                <w:rFonts w:eastAsia="Times New Roman"/>
                <w:b/>
                <w:lang w:eastAsia="en-GB"/>
                <w:rPrChange w:id="145" w:author="THEETEN Franck" w:date="2019-11-19T14:30:00Z">
                  <w:rPr>
                    <w:rFonts w:eastAsia="Times New Roman"/>
                    <w:lang w:eastAsia="en-GB"/>
                  </w:rPr>
                </w:rPrChange>
              </w:rPr>
              <w:t xml:space="preserve"> has been imported</w:t>
            </w:r>
          </w:p>
        </w:tc>
      </w:tr>
      <w:tr w:rsidR="00E95A03" w:rsidRPr="00E95A03" w:rsidTr="00E95A03">
        <w:tc>
          <w:tcPr>
            <w:tcW w:w="0" w:type="auto"/>
            <w:hideMark/>
          </w:tcPr>
          <w:p w:rsidR="00E95A03" w:rsidRPr="001C024A" w:rsidRDefault="00E95A03" w:rsidP="00E95A03">
            <w:pPr>
              <w:rPr>
                <w:rFonts w:eastAsia="Times New Roman"/>
                <w:b/>
                <w:lang w:eastAsia="en-GB"/>
                <w:rPrChange w:id="146" w:author="THEETEN Franck" w:date="2019-11-19T14:30:00Z">
                  <w:rPr>
                    <w:rFonts w:eastAsia="Times New Roman"/>
                    <w:lang w:eastAsia="en-GB"/>
                  </w:rPr>
                </w:rPrChange>
              </w:rPr>
            </w:pPr>
            <w:r w:rsidRPr="001C024A">
              <w:rPr>
                <w:rFonts w:eastAsia="Times New Roman"/>
                <w:b/>
                <w:lang w:eastAsia="en-GB"/>
                <w:rPrChange w:id="147" w:author="THEETEN Franck" w:date="2019-11-19T14:30:00Z">
                  <w:rPr>
                    <w:rFonts w:eastAsia="Times New Roman"/>
                    <w:lang w:eastAsia="en-GB"/>
                  </w:rPr>
                </w:rPrChange>
              </w:rPr>
              <w:t>taxonomic_hierarchy_already_exists</w:t>
            </w:r>
          </w:p>
        </w:tc>
        <w:tc>
          <w:tcPr>
            <w:tcW w:w="0" w:type="auto"/>
            <w:hideMark/>
          </w:tcPr>
          <w:p w:rsidR="00E95A03" w:rsidRPr="001C024A" w:rsidRDefault="00E95A03" w:rsidP="00E95A03">
            <w:pPr>
              <w:rPr>
                <w:rFonts w:eastAsia="Times New Roman"/>
                <w:i/>
                <w:lang w:eastAsia="en-GB"/>
                <w:rPrChange w:id="148" w:author="THEETEN Franck" w:date="2019-11-19T14:30:00Z">
                  <w:rPr>
                    <w:rFonts w:eastAsia="Times New Roman"/>
                    <w:lang w:eastAsia="en-GB"/>
                  </w:rPr>
                </w:rPrChange>
              </w:rPr>
            </w:pPr>
            <w:r w:rsidRPr="001C024A">
              <w:rPr>
                <w:rFonts w:eastAsia="Times New Roman"/>
                <w:i/>
                <w:lang w:eastAsia="en-GB"/>
                <w:rPrChange w:id="149" w:author="THEETEN Franck" w:date="2019-11-19T14:30:00Z">
                  <w:rPr>
                    <w:rFonts w:eastAsia="Times New Roman"/>
                    <w:lang w:eastAsia="en-GB"/>
                  </w:rPr>
                </w:rPrChange>
              </w:rPr>
              <w:t>The tax</w:t>
            </w:r>
            <w:r w:rsidR="00A70C34" w:rsidRPr="001C024A">
              <w:rPr>
                <w:rFonts w:eastAsia="Times New Roman"/>
                <w:i/>
                <w:lang w:eastAsia="en-GB"/>
                <w:rPrChange w:id="150" w:author="THEETEN Franck" w:date="2019-11-19T14:30:00Z">
                  <w:rPr>
                    <w:rFonts w:eastAsia="Times New Roman"/>
                    <w:lang w:eastAsia="en-GB"/>
                  </w:rPr>
                </w:rPrChange>
              </w:rPr>
              <w:t>on</w:t>
            </w:r>
            <w:r w:rsidRPr="001C024A">
              <w:rPr>
                <w:rFonts w:eastAsia="Times New Roman"/>
                <w:i/>
                <w:lang w:eastAsia="en-GB"/>
                <w:rPrChange w:id="151" w:author="THEETEN Franck" w:date="2019-11-19T14:30:00Z">
                  <w:rPr>
                    <w:rFonts w:eastAsia="Times New Roman"/>
                    <w:lang w:eastAsia="en-GB"/>
                  </w:rPr>
                </w:rPrChange>
              </w:rPr>
              <w:t xml:space="preserve"> already exists with the same hierarchy</w:t>
            </w:r>
          </w:p>
        </w:tc>
      </w:tr>
      <w:tr w:rsidR="00E95A03" w:rsidRPr="00E95A03" w:rsidTr="00E95A03">
        <w:tc>
          <w:tcPr>
            <w:tcW w:w="0" w:type="auto"/>
            <w:hideMark/>
          </w:tcPr>
          <w:p w:rsidR="00E95A03" w:rsidRPr="001C024A" w:rsidRDefault="00E95A03" w:rsidP="00E95A03">
            <w:pPr>
              <w:rPr>
                <w:rFonts w:eastAsia="Times New Roman"/>
                <w:b/>
                <w:lang w:eastAsia="en-GB"/>
                <w:rPrChange w:id="152" w:author="THEETEN Franck" w:date="2019-11-19T14:30:00Z">
                  <w:rPr>
                    <w:rFonts w:eastAsia="Times New Roman"/>
                    <w:lang w:eastAsia="en-GB"/>
                  </w:rPr>
                </w:rPrChange>
              </w:rPr>
            </w:pPr>
            <w:r w:rsidRPr="001C024A">
              <w:rPr>
                <w:rFonts w:eastAsia="Times New Roman"/>
                <w:b/>
                <w:lang w:eastAsia="en-GB"/>
                <w:rPrChange w:id="153" w:author="THEETEN Franck" w:date="2019-11-19T14:30:00Z">
                  <w:rPr>
                    <w:rFonts w:eastAsia="Times New Roman"/>
                    <w:lang w:eastAsia="en-GB"/>
                  </w:rPr>
                </w:rPrChange>
              </w:rPr>
              <w:t>taxonomic_conflict</w:t>
            </w:r>
          </w:p>
        </w:tc>
        <w:tc>
          <w:tcPr>
            <w:tcW w:w="0" w:type="auto"/>
            <w:hideMark/>
          </w:tcPr>
          <w:p w:rsidR="00E95A03" w:rsidRPr="001C024A" w:rsidRDefault="00E95A03" w:rsidP="00E95A03">
            <w:pPr>
              <w:rPr>
                <w:rFonts w:eastAsia="Times New Roman"/>
                <w:i/>
                <w:lang w:eastAsia="en-GB"/>
                <w:rPrChange w:id="154" w:author="THEETEN Franck" w:date="2019-11-19T14:30:00Z">
                  <w:rPr>
                    <w:rFonts w:eastAsia="Times New Roman"/>
                    <w:lang w:eastAsia="en-GB"/>
                  </w:rPr>
                </w:rPrChange>
              </w:rPr>
            </w:pPr>
            <w:r w:rsidRPr="001C024A">
              <w:rPr>
                <w:rFonts w:eastAsia="Times New Roman"/>
                <w:i/>
                <w:lang w:eastAsia="en-GB"/>
                <w:rPrChange w:id="155" w:author="THEETEN Franck" w:date="2019-11-19T14:30:00Z">
                  <w:rPr>
                    <w:rFonts w:eastAsia="Times New Roman"/>
                    <w:lang w:eastAsia="en-GB"/>
                  </w:rPr>
                </w:rPrChange>
              </w:rPr>
              <w:t>The tax</w:t>
            </w:r>
            <w:r w:rsidR="00A70C34" w:rsidRPr="001C024A">
              <w:rPr>
                <w:rFonts w:eastAsia="Times New Roman"/>
                <w:i/>
                <w:lang w:eastAsia="en-GB"/>
                <w:rPrChange w:id="156" w:author="THEETEN Franck" w:date="2019-11-19T14:30:00Z">
                  <w:rPr>
                    <w:rFonts w:eastAsia="Times New Roman"/>
                    <w:lang w:eastAsia="en-GB"/>
                  </w:rPr>
                </w:rPrChange>
              </w:rPr>
              <w:t>on</w:t>
            </w:r>
            <w:r w:rsidRPr="001C024A">
              <w:rPr>
                <w:rFonts w:eastAsia="Times New Roman"/>
                <w:i/>
                <w:lang w:eastAsia="en-GB"/>
                <w:rPrChange w:id="157" w:author="THEETEN Franck" w:date="2019-11-19T14:30:00Z">
                  <w:rPr>
                    <w:rFonts w:eastAsia="Times New Roman"/>
                    <w:lang w:eastAsia="en-GB"/>
                  </w:rPr>
                </w:rPrChange>
              </w:rPr>
              <w:t xml:space="preserve"> already exists in the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58" w:author="THEETEN Franck" w:date="2019-11-19T14:30:00Z">
                  <w:rPr>
                    <w:rFonts w:eastAsia="Times New Roman"/>
                    <w:lang w:eastAsia="en-GB"/>
                  </w:rPr>
                </w:rPrChange>
              </w:rPr>
            </w:pPr>
            <w:r w:rsidRPr="001C024A">
              <w:rPr>
                <w:rFonts w:eastAsia="Times New Roman"/>
                <w:b/>
                <w:lang w:eastAsia="en-GB"/>
                <w:rPrChange w:id="159" w:author="THEETEN Franck" w:date="2019-11-19T14:30:00Z">
                  <w:rPr>
                    <w:rFonts w:eastAsia="Times New Roman"/>
                    <w:lang w:eastAsia="en-GB"/>
                  </w:rPr>
                </w:rPrChange>
              </w:rPr>
              <w:t>taxon_to_be_created_without_suitable_parent</w:t>
            </w:r>
          </w:p>
        </w:tc>
        <w:tc>
          <w:tcPr>
            <w:tcW w:w="0" w:type="auto"/>
            <w:hideMark/>
          </w:tcPr>
          <w:p w:rsidR="00E95A03" w:rsidRPr="001C024A" w:rsidRDefault="00E95A03" w:rsidP="00E95A03">
            <w:pPr>
              <w:rPr>
                <w:rFonts w:eastAsia="Times New Roman"/>
                <w:i/>
                <w:lang w:eastAsia="en-GB"/>
                <w:rPrChange w:id="160" w:author="THEETEN Franck" w:date="2019-11-19T14:30:00Z">
                  <w:rPr>
                    <w:rFonts w:eastAsia="Times New Roman"/>
                    <w:lang w:eastAsia="en-GB"/>
                  </w:rPr>
                </w:rPrChange>
              </w:rPr>
            </w:pPr>
            <w:r w:rsidRPr="001C024A">
              <w:rPr>
                <w:rFonts w:eastAsia="Times New Roman"/>
                <w:i/>
                <w:lang w:eastAsia="en-GB"/>
                <w:rPrChange w:id="161" w:author="THEETEN Franck" w:date="2019-11-19T14:30:00Z">
                  <w:rPr>
                    <w:rFonts w:eastAsia="Times New Roman"/>
                    <w:lang w:eastAsia="en-GB"/>
                  </w:rPr>
                </w:rPrChange>
              </w:rPr>
              <w:t>The tax</w:t>
            </w:r>
            <w:r w:rsidR="00A70C34" w:rsidRPr="001C024A">
              <w:rPr>
                <w:rFonts w:eastAsia="Times New Roman"/>
                <w:i/>
                <w:lang w:eastAsia="en-GB"/>
                <w:rPrChange w:id="162" w:author="THEETEN Franck" w:date="2019-11-19T14:30:00Z">
                  <w:rPr>
                    <w:rFonts w:eastAsia="Times New Roman"/>
                    <w:lang w:eastAsia="en-GB"/>
                  </w:rPr>
                </w:rPrChange>
              </w:rPr>
              <w:t>on</w:t>
            </w:r>
            <w:r w:rsidRPr="001C024A">
              <w:rPr>
                <w:rFonts w:eastAsia="Times New Roman"/>
                <w:i/>
                <w:lang w:eastAsia="en-GB"/>
                <w:rPrChange w:id="163" w:author="THEETEN Franck" w:date="2019-11-19T14:30:00Z">
                  <w:rPr>
                    <w:rFonts w:eastAsia="Times New Roman"/>
                    <w:lang w:eastAsia="en-GB"/>
                  </w:rPr>
                </w:rPrChange>
              </w:rPr>
              <w:t xml:space="preserve"> is new, but is dependant of a parent that already exists in the same taxonomy with another hierarchy</w:t>
            </w:r>
          </w:p>
        </w:tc>
      </w:tr>
      <w:tr w:rsidR="00E95A03" w:rsidRPr="00E95A03" w:rsidTr="00E95A03">
        <w:tc>
          <w:tcPr>
            <w:tcW w:w="0" w:type="auto"/>
            <w:hideMark/>
          </w:tcPr>
          <w:p w:rsidR="00E95A03" w:rsidRPr="001C024A" w:rsidRDefault="00E95A03" w:rsidP="00E95A03">
            <w:pPr>
              <w:rPr>
                <w:rFonts w:eastAsia="Times New Roman"/>
                <w:b/>
                <w:lang w:eastAsia="en-GB"/>
                <w:rPrChange w:id="164" w:author="THEETEN Franck" w:date="2019-11-19T14:30:00Z">
                  <w:rPr>
                    <w:rFonts w:eastAsia="Times New Roman"/>
                    <w:lang w:eastAsia="en-GB"/>
                  </w:rPr>
                </w:rPrChange>
              </w:rPr>
            </w:pPr>
            <w:r w:rsidRPr="001C024A">
              <w:rPr>
                <w:rFonts w:eastAsia="Times New Roman"/>
                <w:b/>
                <w:lang w:eastAsia="en-GB"/>
                <w:rPrChange w:id="165" w:author="THEETEN Franck" w:date="2019-11-19T14:30:00Z">
                  <w:rPr>
                    <w:rFonts w:eastAsia="Times New Roman"/>
                    <w:lang w:eastAsia="en-GB"/>
                  </w:rPr>
                </w:rPrChange>
              </w:rPr>
              <w:t>taxon_to_be_created</w:t>
            </w:r>
          </w:p>
        </w:tc>
        <w:tc>
          <w:tcPr>
            <w:tcW w:w="0" w:type="auto"/>
            <w:hideMark/>
          </w:tcPr>
          <w:p w:rsidR="00E95A03" w:rsidRPr="001C024A" w:rsidRDefault="00E95A03" w:rsidP="00E95A03">
            <w:pPr>
              <w:rPr>
                <w:rFonts w:eastAsia="Times New Roman"/>
                <w:i/>
                <w:lang w:eastAsia="en-GB"/>
                <w:rPrChange w:id="166" w:author="THEETEN Franck" w:date="2019-11-19T14:30:00Z">
                  <w:rPr>
                    <w:rFonts w:eastAsia="Times New Roman"/>
                    <w:lang w:eastAsia="en-GB"/>
                  </w:rPr>
                </w:rPrChange>
              </w:rPr>
            </w:pPr>
            <w:r w:rsidRPr="001C024A">
              <w:rPr>
                <w:rFonts w:eastAsia="Times New Roman"/>
                <w:i/>
                <w:lang w:eastAsia="en-GB"/>
                <w:rPrChange w:id="167" w:author="THEETEN Franck" w:date="2019-11-19T14:30:00Z">
                  <w:rPr>
                    <w:rFonts w:eastAsia="Times New Roman"/>
                    <w:lang w:eastAsia="en-GB"/>
                  </w:rPr>
                </w:rPrChange>
              </w:rPr>
              <w:t>T</w:t>
            </w:r>
            <w:r w:rsidR="00A70C34" w:rsidRPr="001C024A">
              <w:rPr>
                <w:rFonts w:eastAsia="Times New Roman"/>
                <w:i/>
                <w:lang w:eastAsia="en-GB"/>
                <w:rPrChange w:id="168" w:author="THEETEN Franck" w:date="2019-11-19T14:30:00Z">
                  <w:rPr>
                    <w:rFonts w:eastAsia="Times New Roman"/>
                    <w:lang w:eastAsia="en-GB"/>
                  </w:rPr>
                </w:rPrChange>
              </w:rPr>
              <w:t>he t</w:t>
            </w:r>
            <w:r w:rsidRPr="001C024A">
              <w:rPr>
                <w:rFonts w:eastAsia="Times New Roman"/>
                <w:i/>
                <w:lang w:eastAsia="en-GB"/>
                <w:rPrChange w:id="169" w:author="THEETEN Franck" w:date="2019-11-19T14:30:00Z">
                  <w:rPr>
                    <w:rFonts w:eastAsia="Times New Roman"/>
                    <w:lang w:eastAsia="en-GB"/>
                  </w:rPr>
                </w:rPrChange>
              </w:rPr>
              <w:t xml:space="preserve">axon exists on same taxonomy with different author. </w:t>
            </w:r>
          </w:p>
          <w:p w:rsidR="00E95A03" w:rsidRPr="001C024A" w:rsidRDefault="00E95A03" w:rsidP="00E95A03">
            <w:pPr>
              <w:rPr>
                <w:rFonts w:eastAsia="Times New Roman"/>
                <w:i/>
                <w:lang w:eastAsia="en-GB"/>
                <w:rPrChange w:id="170" w:author="THEETEN Franck" w:date="2019-11-19T14:30:00Z">
                  <w:rPr>
                    <w:rFonts w:eastAsia="Times New Roman"/>
                    <w:lang w:eastAsia="en-GB"/>
                  </w:rPr>
                </w:rPrChange>
              </w:rPr>
            </w:pPr>
            <w:r w:rsidRPr="001C024A">
              <w:rPr>
                <w:rFonts w:eastAsia="Times New Roman"/>
                <w:i/>
                <w:lang w:eastAsia="en-GB"/>
                <w:rPrChange w:id="171" w:author="THEETEN Franck" w:date="2019-11-19T14:30:00Z">
                  <w:rPr>
                    <w:rFonts w:eastAsia="Times New Roman"/>
                    <w:lang w:eastAsia="en-GB"/>
                  </w:rPr>
                </w:rPrChange>
              </w:rPr>
              <w:t xml:space="preserve">It is also an error that can appear for other </w:t>
            </w:r>
            <w:r w:rsidR="00125BCD" w:rsidRPr="001C024A">
              <w:rPr>
                <w:rFonts w:eastAsia="Times New Roman"/>
                <w:i/>
                <w:lang w:eastAsia="en-GB"/>
                <w:rPrChange w:id="172" w:author="THEETEN Franck" w:date="2019-11-19T14:30:00Z">
                  <w:rPr>
                    <w:rFonts w:eastAsia="Times New Roman"/>
                    <w:lang w:eastAsia="en-GB"/>
                  </w:rPr>
                </w:rPrChange>
              </w:rPr>
              <w:t xml:space="preserve">technical </w:t>
            </w:r>
            <w:r w:rsidRPr="001C024A">
              <w:rPr>
                <w:rFonts w:eastAsia="Times New Roman"/>
                <w:i/>
                <w:lang w:eastAsia="en-GB"/>
                <w:rPrChange w:id="173" w:author="THEETEN Franck" w:date="2019-11-19T14:30:00Z">
                  <w:rPr>
                    <w:rFonts w:eastAsia="Times New Roman"/>
                    <w:lang w:eastAsia="en-GB"/>
                  </w:rPr>
                </w:rPrChange>
              </w:rPr>
              <w:t xml:space="preserve">reasons. If you are not sure, you can contact administrator. </w:t>
            </w:r>
          </w:p>
          <w:p w:rsidR="00E95A03" w:rsidRPr="001C024A" w:rsidRDefault="00E95A03" w:rsidP="00E95A03">
            <w:pPr>
              <w:rPr>
                <w:rFonts w:eastAsia="Times New Roman"/>
                <w:i/>
                <w:lang w:eastAsia="en-GB"/>
                <w:rPrChange w:id="174" w:author="THEETEN Franck" w:date="2019-11-19T14:30:00Z">
                  <w:rPr>
                    <w:rFonts w:eastAsia="Times New Roman"/>
                    <w:lang w:eastAsia="en-GB"/>
                  </w:rPr>
                </w:rPrChange>
              </w:rPr>
            </w:pPr>
            <w:r w:rsidRPr="001C024A">
              <w:rPr>
                <w:rFonts w:eastAsia="Times New Roman"/>
                <w:i/>
                <w:lang w:eastAsia="en-GB"/>
                <w:rPrChange w:id="175" w:author="THEETEN Franck" w:date="2019-11-19T14:30:00Z">
                  <w:rPr>
                    <w:rFonts w:eastAsia="Times New Roman"/>
                    <w:lang w:eastAsia="en-GB"/>
                  </w:rPr>
                </w:rPrChange>
              </w:rPr>
              <w:t xml:space="preserve">You can try to import your specimens anyway. </w:t>
            </w:r>
          </w:p>
        </w:tc>
      </w:tr>
    </w:tbl>
    <w:p w:rsidR="00E95A03" w:rsidRPr="00E95A03" w:rsidRDefault="00E95A03" w:rsidP="00090795"/>
    <w:p w:rsidR="00230D81" w:rsidRDefault="004810E8" w:rsidP="00090795">
      <w:pPr>
        <w:rPr>
          <w:ins w:id="176" w:author="THEETEN Franck" w:date="2019-11-19T14:33:00Z"/>
        </w:rPr>
      </w:pPr>
      <w:r>
        <w:t xml:space="preserve">Keep in mind that existing </w:t>
      </w:r>
      <w:r w:rsidR="00A1497F">
        <w:t>hierarchies’</w:t>
      </w:r>
      <w:r>
        <w:t xml:space="preserve"> warnings are normal for parent taxa that you use to connect your new taxonomical tree</w:t>
      </w:r>
      <w:ins w:id="177" w:author="THEETEN Franck" w:date="2019-11-19T14:31:00Z">
        <w:r w:rsidR="001C024A">
          <w:t xml:space="preserve"> (i.E : you have to mention the full hierarchy lf the family when you import a new genus)</w:t>
        </w:r>
      </w:ins>
      <w:r>
        <w:t xml:space="preserve">. </w:t>
      </w:r>
    </w:p>
    <w:p w:rsidR="004810E8" w:rsidRDefault="00230D81" w:rsidP="00090795">
      <w:ins w:id="178" w:author="THEETEN Franck" w:date="2019-11-19T14:33:00Z">
        <w:r>
          <w:rPr>
            <w:noProof/>
            <w:lang w:eastAsia="en-GB"/>
          </w:rPr>
          <w:lastRenderedPageBreak/>
          <w:drawing>
            <wp:inline distT="0" distB="0" distL="0" distR="0">
              <wp:extent cx="5731510" cy="3907155"/>
              <wp:effectExtent l="19050" t="19050" r="21590" b="17145"/>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rwin_screenshot_taxonomy_1.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907155"/>
                      </a:xfrm>
                      <a:prstGeom prst="rect">
                        <a:avLst/>
                      </a:prstGeom>
                      <a:solidFill>
                        <a:schemeClr val="accent1"/>
                      </a:solidFill>
                      <a:ln>
                        <a:solidFill>
                          <a:schemeClr val="accent1">
                            <a:shade val="50000"/>
                          </a:schemeClr>
                        </a:solidFill>
                      </a:ln>
                    </pic:spPr>
                  </pic:pic>
                </a:graphicData>
              </a:graphic>
            </wp:inline>
          </w:drawing>
        </w:r>
      </w:ins>
    </w:p>
    <w:p w:rsidR="00AF3C51" w:rsidRDefault="00AF3C51" w:rsidP="00090795"/>
    <w:p w:rsidR="00F47DF4" w:rsidRDefault="00F47DF4" w:rsidP="00F47DF4">
      <w:pPr>
        <w:jc w:val="center"/>
        <w:rPr>
          <w:ins w:id="179" w:author="THEETEN Franck" w:date="2019-11-19T14:36:00Z"/>
          <w:b/>
          <w:bCs/>
        </w:rPr>
      </w:pPr>
      <w:ins w:id="180" w:author="THEETEN Franck" w:date="2019-11-19T14:35:00Z">
        <w:r>
          <w:rPr>
            <w:b/>
            <w:bCs/>
          </w:rPr>
          <w:t>Fig 5</w:t>
        </w:r>
      </w:ins>
      <w:ins w:id="181" w:author="THEETEN Franck" w:date="2019-11-19T14:38:00Z">
        <w:r>
          <w:rPr>
            <w:b/>
            <w:bCs/>
          </w:rPr>
          <w:t>.</w:t>
        </w:r>
      </w:ins>
      <w:ins w:id="182" w:author="THEETEN Franck" w:date="2019-11-19T14:35:00Z">
        <w:r>
          <w:rPr>
            <w:b/>
            <w:bCs/>
          </w:rPr>
          <w:t xml:space="preserve"> </w:t>
        </w:r>
      </w:ins>
      <w:ins w:id="183" w:author="THEETEN Franck" w:date="2019-11-19T14:36:00Z">
        <w:r>
          <w:rPr>
            <w:b/>
            <w:bCs/>
          </w:rPr>
          <w:t xml:space="preserve">navigational </w:t>
        </w:r>
      </w:ins>
      <w:ins w:id="184" w:author="THEETEN Franck" w:date="2019-11-19T14:35:00Z">
        <w:r>
          <w:rPr>
            <w:b/>
            <w:bCs/>
          </w:rPr>
          <w:t xml:space="preserve">menu summarizing the taxonomic errors </w:t>
        </w:r>
      </w:ins>
      <w:ins w:id="185" w:author="THEETEN Franck" w:date="2019-11-19T14:36:00Z">
        <w:r>
          <w:rPr>
            <w:b/>
            <w:bCs/>
          </w:rPr>
          <w:t>occurred</w:t>
        </w:r>
      </w:ins>
      <w:ins w:id="186" w:author="THEETEN Franck" w:date="2019-11-19T14:35:00Z">
        <w:r>
          <w:rPr>
            <w:b/>
            <w:bCs/>
          </w:rPr>
          <w:t xml:space="preserve"> </w:t>
        </w:r>
      </w:ins>
      <w:ins w:id="187" w:author="THEETEN Franck" w:date="2019-11-19T14:36:00Z">
        <w:r>
          <w:rPr>
            <w:b/>
            <w:bCs/>
          </w:rPr>
          <w:t>at importation</w:t>
        </w:r>
      </w:ins>
    </w:p>
    <w:p w:rsidR="00F47DF4" w:rsidRPr="00AB5B40" w:rsidRDefault="00F47DF4" w:rsidP="00F47DF4">
      <w:pPr>
        <w:jc w:val="center"/>
        <w:rPr>
          <w:ins w:id="188" w:author="THEETEN Franck" w:date="2019-11-19T14:35:00Z"/>
          <w:b/>
          <w:bCs/>
          <w:color w:val="FF0000"/>
        </w:rPr>
      </w:pPr>
    </w:p>
    <w:p w:rsidR="00C87617" w:rsidRDefault="00C87617" w:rsidP="00090795"/>
    <w:p w:rsidR="00C87617" w:rsidRDefault="00C87617" w:rsidP="00090795"/>
    <w:p w:rsidR="00C87617" w:rsidRPr="00B21E39" w:rsidRDefault="00C87617" w:rsidP="00090795">
      <w:pPr>
        <w:sectPr w:rsidR="00C87617" w:rsidRPr="00B21E39">
          <w:pgSz w:w="11906" w:h="16838"/>
          <w:pgMar w:top="1440" w:right="1440" w:bottom="1440" w:left="1440" w:header="708" w:footer="708" w:gutter="0"/>
          <w:cols w:space="708"/>
          <w:docGrid w:linePitch="360"/>
        </w:sectPr>
      </w:pPr>
    </w:p>
    <w:p w:rsidR="007F4618" w:rsidRDefault="007F4618" w:rsidP="007F4618">
      <w:pPr>
        <w:pStyle w:val="Heading1"/>
      </w:pPr>
      <w:r>
        <w:lastRenderedPageBreak/>
        <w:t>Specimens</w:t>
      </w:r>
      <w:r w:rsidR="00B21E39">
        <w:t xml:space="preserve"> Import</w:t>
      </w:r>
    </w:p>
    <w:p w:rsidR="00033188" w:rsidRPr="004810E8" w:rsidRDefault="00BC4F0D" w:rsidP="004810E8">
      <w:pPr>
        <w:pStyle w:val="Heading2"/>
      </w:pPr>
      <w:r w:rsidRPr="004810E8">
        <w:t>Step 1: Prepare your file</w:t>
      </w:r>
    </w:p>
    <w:p w:rsidR="00BC4F0D" w:rsidRDefault="00F47DF4" w:rsidP="00755417">
      <w:pPr>
        <w:rPr>
          <w:bCs/>
        </w:rPr>
      </w:pPr>
      <w:ins w:id="189" w:author="THEETEN Franck" w:date="2019-11-19T14:36:00Z">
        <w:r>
          <w:rPr>
            <w:bCs/>
          </w:rPr>
          <w:t>T</w:t>
        </w:r>
      </w:ins>
      <w:del w:id="190" w:author="THEETEN Franck" w:date="2019-11-19T14:36:00Z">
        <w:r w:rsidR="00A5577E" w:rsidDel="00F47DF4">
          <w:rPr>
            <w:bCs/>
          </w:rPr>
          <w:delText>Your d</w:delText>
        </w:r>
      </w:del>
      <w:ins w:id="191" w:author="THEETEN Franck" w:date="2019-11-19T14:36:00Z">
        <w:r>
          <w:rPr>
            <w:bCs/>
          </w:rPr>
          <w:t>he d</w:t>
        </w:r>
      </w:ins>
      <w:r w:rsidR="00A5577E">
        <w:rPr>
          <w:bCs/>
        </w:rPr>
        <w:t>ata have to be stored in a spreadsheet (Excel/LibreOffice) and then be converted into a tab-delimited file (</w:t>
      </w:r>
      <w:ins w:id="192" w:author="THEETEN Franck" w:date="2019-11-19T14:36:00Z">
        <w:r>
          <w:rPr>
            <w:bCs/>
          </w:rPr>
          <w:t xml:space="preserve">with the </w:t>
        </w:r>
      </w:ins>
      <w:r w:rsidR="00A5577E">
        <w:rPr>
          <w:bCs/>
        </w:rPr>
        <w:t>*.txt</w:t>
      </w:r>
      <w:ins w:id="193" w:author="THEETEN Franck" w:date="2019-11-19T14:36:00Z">
        <w:r>
          <w:rPr>
            <w:bCs/>
          </w:rPr>
          <w:t xml:space="preserve"> extension</w:t>
        </w:r>
      </w:ins>
      <w:r w:rsidR="00A5577E">
        <w:rPr>
          <w:bCs/>
        </w:rPr>
        <w:t>).</w:t>
      </w:r>
    </w:p>
    <w:p w:rsidR="00A5577E" w:rsidRPr="00F47DF4" w:rsidRDefault="00DC4C67" w:rsidP="00755417">
      <w:pPr>
        <w:rPr>
          <w:b/>
          <w:bCs/>
          <w:rPrChange w:id="194" w:author="THEETEN Franck" w:date="2019-11-19T14:37:00Z">
            <w:rPr>
              <w:bCs/>
            </w:rPr>
          </w:rPrChange>
        </w:rPr>
      </w:pPr>
      <w:r>
        <w:rPr>
          <w:bCs/>
        </w:rPr>
        <w:t>T</w:t>
      </w:r>
      <w:r w:rsidR="00A5577E">
        <w:rPr>
          <w:bCs/>
        </w:rPr>
        <w:t xml:space="preserve">he fields available in the template </w:t>
      </w:r>
      <w:del w:id="195" w:author="THEETEN Franck" w:date="2019-11-19T14:36:00Z">
        <w:r w:rsidDel="00F47DF4">
          <w:rPr>
            <w:bCs/>
          </w:rPr>
          <w:delText xml:space="preserve">is </w:delText>
        </w:r>
      </w:del>
      <w:ins w:id="196" w:author="THEETEN Franck" w:date="2019-11-19T14:36:00Z">
        <w:r w:rsidR="00F47DF4">
          <w:rPr>
            <w:bCs/>
          </w:rPr>
          <w:t xml:space="preserve">are </w:t>
        </w:r>
      </w:ins>
      <w:r>
        <w:rPr>
          <w:bCs/>
        </w:rPr>
        <w:t xml:space="preserve">listed in </w:t>
      </w:r>
      <w:r w:rsidRPr="00F47DF4">
        <w:rPr>
          <w:b/>
          <w:bCs/>
          <w:rPrChange w:id="197" w:author="THEETEN Franck" w:date="2019-11-19T14:37:00Z">
            <w:rPr>
              <w:bCs/>
            </w:rPr>
          </w:rPrChange>
        </w:rPr>
        <w:t>Annex 2.</w:t>
      </w:r>
    </w:p>
    <w:p w:rsidR="004A282F" w:rsidRDefault="004A282F" w:rsidP="00755417">
      <w:pPr>
        <w:rPr>
          <w:bCs/>
        </w:rPr>
      </w:pPr>
      <w:r>
        <w:rPr>
          <w:bCs/>
        </w:rPr>
        <w:t>Unrecognized columns will be imported as a property. You can therefore use any other column name to create</w:t>
      </w:r>
      <w:del w:id="198" w:author="THEETEN Franck" w:date="2019-11-19T14:38:00Z">
        <w:r w:rsidDel="00F47DF4">
          <w:rPr>
            <w:bCs/>
          </w:rPr>
          <w:delText xml:space="preserve"> a property</w:delText>
        </w:r>
      </w:del>
      <w:r>
        <w:rPr>
          <w:bCs/>
        </w:rPr>
        <w:t>.</w:t>
      </w:r>
    </w:p>
    <w:p w:rsidR="00A5577E" w:rsidRPr="00787989" w:rsidRDefault="00787989" w:rsidP="00755417">
      <w:r>
        <w:t>Please, use the exact same spelling</w:t>
      </w:r>
      <w:del w:id="199" w:author="THEETEN Franck" w:date="2019-11-19T14:38:00Z">
        <w:r w:rsidDel="00F47DF4">
          <w:delText>.</w:delText>
        </w:r>
      </w:del>
      <w:ins w:id="200" w:author="THEETEN Franck" w:date="2019-11-19T14:38:00Z">
        <w:r w:rsidR="00F47DF4">
          <w:t>, as</w:t>
        </w:r>
        <w:r w:rsidR="00F47DF4">
          <w:rPr>
            <w:bCs/>
          </w:rPr>
          <w:t xml:space="preserve"> misspelling in column names may displace a field value into property!</w:t>
        </w:r>
      </w:ins>
    </w:p>
    <w:p w:rsidR="00BC4F0D" w:rsidRPr="004810E8" w:rsidRDefault="004810E8" w:rsidP="004810E8">
      <w:pPr>
        <w:pStyle w:val="Heading2"/>
      </w:pPr>
      <w:r w:rsidRPr="004810E8">
        <w:t xml:space="preserve">Step 2: Load your file </w:t>
      </w:r>
    </w:p>
    <w:p w:rsidR="00125BCD" w:rsidRPr="0012550B" w:rsidRDefault="00125BCD" w:rsidP="00125BCD">
      <w:pPr>
        <w:rPr>
          <w:smallCaps/>
        </w:rPr>
      </w:pPr>
      <w:r>
        <w:t xml:space="preserve">Import itself is a rapid process. Enter the import tool, through menu </w:t>
      </w:r>
      <w:r w:rsidRPr="0012550B">
        <w:rPr>
          <w:smallCaps/>
        </w:rPr>
        <w:t xml:space="preserve">Administration &gt; Imports &gt; </w:t>
      </w:r>
      <w:r>
        <w:rPr>
          <w:smallCaps/>
        </w:rPr>
        <w:t>Specimens</w:t>
      </w:r>
    </w:p>
    <w:p w:rsidR="00B5070F" w:rsidRDefault="00B5070F" w:rsidP="00125BCD">
      <w:pPr>
        <w:rPr>
          <w:ins w:id="201" w:author="THEETEN Franck" w:date="2019-11-19T14:39:00Z"/>
        </w:rPr>
      </w:pPr>
      <w:r>
        <w:rPr>
          <w:noProof/>
          <w:lang w:eastAsia="en-GB"/>
        </w:rPr>
        <w:drawing>
          <wp:inline distT="0" distB="0" distL="0" distR="0" wp14:anchorId="48CDDC59" wp14:editId="7035797D">
            <wp:extent cx="5598126" cy="1247775"/>
            <wp:effectExtent l="0" t="0" r="3175" b="0"/>
            <wp:docPr id="7182" name="Picture 7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40445" r="72413" b="40849"/>
                    <a:stretch/>
                  </pic:blipFill>
                  <pic:spPr bwMode="auto">
                    <a:xfrm>
                      <a:off x="0" y="0"/>
                      <a:ext cx="5602183" cy="1248679"/>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pPrChange w:id="202" w:author="THEETEN Franck" w:date="2019-11-19T14:39:00Z">
          <w:pPr/>
        </w:pPrChange>
      </w:pPr>
      <w:ins w:id="203" w:author="THEETEN Franck" w:date="2019-11-19T14:39:00Z">
        <w:r>
          <w:rPr>
            <w:b/>
            <w:bCs/>
          </w:rPr>
          <w:t>Fig 1.</w:t>
        </w:r>
      </w:ins>
      <w:ins w:id="204" w:author="THEETEN Franck" w:date="2019-11-19T14:40:00Z">
        <w:r>
          <w:rPr>
            <w:b/>
            <w:bCs/>
          </w:rPr>
          <w:t xml:space="preserve"> Navigational menu to the specimen import page</w:t>
        </w:r>
      </w:ins>
    </w:p>
    <w:p w:rsidR="00125BCD" w:rsidRDefault="00125BCD" w:rsidP="00125BCD">
      <w:r>
        <w:t>A summary table with all previous imports appears. From this page, you can:</w:t>
      </w:r>
    </w:p>
    <w:p w:rsidR="00125BCD" w:rsidRDefault="00125BCD" w:rsidP="00125BCD">
      <w:pPr>
        <w:pStyle w:val="ListParagraph"/>
        <w:numPr>
          <w:ilvl w:val="0"/>
          <w:numId w:val="26"/>
        </w:numPr>
      </w:pPr>
      <w:r>
        <w:t>filter specimens imports</w:t>
      </w:r>
      <w:ins w:id="205" w:author="THEETEN Franck" w:date="2019-11-19T14:41:00Z">
        <w:r w:rsidR="00F47DF4">
          <w:t xml:space="preserve"> files</w:t>
        </w:r>
      </w:ins>
      <w:r>
        <w:t xml:space="preserve"> by</w:t>
      </w:r>
      <w:r w:rsidR="00A5577E">
        <w:t xml:space="preserve"> filename, state or collection</w:t>
      </w:r>
      <w:r>
        <w:t xml:space="preserve"> or show only finished files</w:t>
      </w:r>
    </w:p>
    <w:p w:rsidR="00125BCD" w:rsidRDefault="00125BCD" w:rsidP="00125BCD">
      <w:pPr>
        <w:pStyle w:val="ListParagraph"/>
        <w:numPr>
          <w:ilvl w:val="0"/>
          <w:numId w:val="26"/>
        </w:numPr>
      </w:pPr>
      <w:r>
        <w:t xml:space="preserve">sort results by id, date </w:t>
      </w:r>
    </w:p>
    <w:p w:rsidR="00125BCD" w:rsidRDefault="00125BCD" w:rsidP="00125BCD">
      <w:pPr>
        <w:pStyle w:val="ListParagraph"/>
        <w:numPr>
          <w:ilvl w:val="0"/>
          <w:numId w:val="26"/>
        </w:numPr>
      </w:pPr>
      <w:r>
        <w:t>ask to import a new file</w:t>
      </w:r>
    </w:p>
    <w:p w:rsidR="00A5577E" w:rsidRDefault="00A5577E" w:rsidP="00A5577E">
      <w:r w:rsidRPr="00A5577E">
        <w:rPr>
          <w:bCs/>
          <w:noProof/>
          <w:lang w:eastAsia="en-GB"/>
        </w:rPr>
        <mc:AlternateContent>
          <mc:Choice Requires="wps">
            <w:drawing>
              <wp:anchor distT="0" distB="0" distL="114300" distR="114300" simplePos="0" relativeHeight="251678720" behindDoc="0" locked="0" layoutInCell="1" allowOverlap="1" wp14:anchorId="7B038907" wp14:editId="51ACC7DB">
                <wp:simplePos x="0" y="0"/>
                <wp:positionH relativeFrom="leftMargin">
                  <wp:posOffset>644884</wp:posOffset>
                </wp:positionH>
                <wp:positionV relativeFrom="paragraph">
                  <wp:posOffset>821497</wp:posOffset>
                </wp:positionV>
                <wp:extent cx="230505" cy="21463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A5577E">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38907" id="Text Box 24" o:spid="_x0000_s1029" type="#_x0000_t202" style="position:absolute;margin-left:50.8pt;margin-top:64.7pt;width:18.15pt;height:16.9pt;z-index:25167872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" filled="f" stroked="f" strokeweight=".5pt">
                <v:textbox>
                  <w:txbxContent>
                    <w:p w:rsidR="00B41F7A" w:rsidRPr="0036050F" w:rsidRDefault="00B41F7A" w:rsidP="00A5577E">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76672" behindDoc="0" locked="0" layoutInCell="1" allowOverlap="1" wp14:anchorId="37D0B74C" wp14:editId="5D14B84C">
                <wp:simplePos x="0" y="0"/>
                <wp:positionH relativeFrom="leftMargin">
                  <wp:posOffset>5407577</wp:posOffset>
                </wp:positionH>
                <wp:positionV relativeFrom="paragraph">
                  <wp:posOffset>1329193</wp:posOffset>
                </wp:positionV>
                <wp:extent cx="230505" cy="21463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A5577E">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D0B74C" id="Text Box 22" o:spid="_x0000_s1030" type="#_x0000_t202" style="position:absolute;margin-left:425.8pt;margin-top:104.65pt;width:18.15pt;height:16.9pt;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" filled="f" stroked="f" strokeweight=".5pt">
                <v:textbox>
                  <w:txbxContent>
                    <w:p w:rsidR="00B41F7A" w:rsidRPr="0036050F" w:rsidRDefault="00B41F7A" w:rsidP="00A5577E">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74624" behindDoc="0" locked="0" layoutInCell="1" allowOverlap="1" wp14:anchorId="7952BF52" wp14:editId="7682AA37">
            <wp:simplePos x="0" y="0"/>
            <wp:positionH relativeFrom="column">
              <wp:posOffset>4726609</wp:posOffset>
            </wp:positionH>
            <wp:positionV relativeFrom="paragraph">
              <wp:posOffset>1295400</wp:posOffset>
            </wp:positionV>
            <wp:extent cx="269875" cy="269875"/>
            <wp:effectExtent l="0" t="0" r="0" b="0"/>
            <wp:wrapNone/>
            <wp:docPr id="23" name="Graphic 23"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73600" behindDoc="0" locked="0" layoutInCell="1" allowOverlap="1" wp14:anchorId="135284B0" wp14:editId="5FB910DA">
                <wp:simplePos x="0" y="0"/>
                <wp:positionH relativeFrom="column">
                  <wp:posOffset>2333956</wp:posOffset>
                </wp:positionH>
                <wp:positionV relativeFrom="paragraph">
                  <wp:posOffset>949325</wp:posOffset>
                </wp:positionV>
                <wp:extent cx="262255" cy="102870"/>
                <wp:effectExtent l="0" t="0" r="61595" b="68580"/>
                <wp:wrapNone/>
                <wp:docPr id="19" name="Straight Arrow Connector 19"/>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1293741" id="Straight Arrow Connector 19" o:spid="_x0000_s1026" type="#_x0000_t32" style="position:absolute;margin-left:183.8pt;margin-top:74.75pt;width:20.65pt;height:8.1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2576" behindDoc="0" locked="0" layoutInCell="1" allowOverlap="1" wp14:anchorId="1338EF83" wp14:editId="0A493BA0">
                <wp:simplePos x="0" y="0"/>
                <wp:positionH relativeFrom="column">
                  <wp:posOffset>-30784</wp:posOffset>
                </wp:positionH>
                <wp:positionV relativeFrom="paragraph">
                  <wp:posOffset>958215</wp:posOffset>
                </wp:positionV>
                <wp:extent cx="262255" cy="102870"/>
                <wp:effectExtent l="0" t="0" r="61595" b="68580"/>
                <wp:wrapNone/>
                <wp:docPr id="16" name="Straight Arrow Connector 16"/>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06F5F90D" id="Straight Arrow Connector 16" o:spid="_x0000_s1026" type="#_x0000_t32" style="position:absolute;margin-left:-2.4pt;margin-top:75.45pt;width:20.65pt;height:8.1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75648" behindDoc="0" locked="0" layoutInCell="1" allowOverlap="1" wp14:anchorId="7380582A" wp14:editId="1DC328B7">
                <wp:simplePos x="0" y="0"/>
                <wp:positionH relativeFrom="column">
                  <wp:posOffset>5636895</wp:posOffset>
                </wp:positionH>
                <wp:positionV relativeFrom="paragraph">
                  <wp:posOffset>397841</wp:posOffset>
                </wp:positionV>
                <wp:extent cx="230505" cy="21463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A5577E">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80582A" id="Text Box 21" o:spid="_x0000_s1031" type="#_x0000_t202" style="position:absolute;margin-left:443.85pt;margin-top:31.35pt;width:18.15pt;height:16.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" filled="f" stroked="f" strokeweight=".5pt">
                <v:textbox>
                  <w:txbxContent>
                    <w:p w:rsidR="00B41F7A" w:rsidRPr="0036050F" w:rsidRDefault="00B41F7A" w:rsidP="00A5577E">
                      <w:pPr>
                        <w:rPr>
                          <w:b/>
                          <w:color w:val="ED7D31" w:themeColor="accent2"/>
                          <w:sz w:val="18"/>
                        </w:rPr>
                      </w:pPr>
                      <w:r w:rsidRPr="0036050F">
                        <w:rPr>
                          <w:b/>
                          <w:color w:val="ED7D31" w:themeColor="accent2"/>
                          <w:sz w:val="18"/>
                        </w:rPr>
                        <w:t>1</w:t>
                      </w:r>
                    </w:p>
                  </w:txbxContent>
                </v:textbox>
              </v:shape>
            </w:pict>
          </mc:Fallback>
        </mc:AlternateContent>
      </w:r>
      <w:r w:rsidRPr="00A5577E">
        <w:rPr>
          <w:bCs/>
          <w:noProof/>
          <w:lang w:eastAsia="en-GB"/>
        </w:rPr>
        <mc:AlternateContent>
          <mc:Choice Requires="wps">
            <w:drawing>
              <wp:anchor distT="0" distB="0" distL="114300" distR="114300" simplePos="0" relativeHeight="251671552" behindDoc="0" locked="0" layoutInCell="1" allowOverlap="1" wp14:anchorId="44AC5DDE" wp14:editId="2399D6B5">
                <wp:simplePos x="0" y="0"/>
                <wp:positionH relativeFrom="column">
                  <wp:posOffset>134620</wp:posOffset>
                </wp:positionH>
                <wp:positionV relativeFrom="paragraph">
                  <wp:posOffset>344474</wp:posOffset>
                </wp:positionV>
                <wp:extent cx="5502275" cy="404495"/>
                <wp:effectExtent l="0" t="0" r="22225" b="14605"/>
                <wp:wrapNone/>
                <wp:docPr id="11" name="Rectangle: Rounded Corners 11"/>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7097F69" id="Rectangle: Rounded Corners 11" o:spid="_x0000_s1026" style="position:absolute;margin-left:10.6pt;margin-top:27.1pt;width:433.25pt;height:31.8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" filled="f" strokecolor="#ed7d31 [3205]" strokeweight="1pt">
                <v:stroke joinstyle="miter"/>
              </v:roundrect>
            </w:pict>
          </mc:Fallback>
        </mc:AlternateContent>
      </w:r>
      <w:r>
        <w:rPr>
          <w:noProof/>
          <w:lang w:eastAsia="en-GB"/>
        </w:rPr>
        <w:drawing>
          <wp:inline distT="0" distB="0" distL="0" distR="0" wp14:anchorId="02811AF1" wp14:editId="2DF35323">
            <wp:extent cx="5728719" cy="1541890"/>
            <wp:effectExtent l="0" t="0" r="571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6035" b="36096"/>
                    <a:stretch/>
                  </pic:blipFill>
                  <pic:spPr bwMode="auto">
                    <a:xfrm>
                      <a:off x="0" y="0"/>
                      <a:ext cx="5731510" cy="1542641"/>
                    </a:xfrm>
                    <a:prstGeom prst="rect">
                      <a:avLst/>
                    </a:prstGeom>
                    <a:ln>
                      <a:noFill/>
                    </a:ln>
                    <a:extLst>
                      <a:ext uri="{53640926-AAD7-44D8-BBD7-CCE9431645EC}">
                        <a14:shadowObscured xmlns:a14="http://schemas.microsoft.com/office/drawing/2010/main"/>
                      </a:ext>
                    </a:extLst>
                  </pic:spPr>
                </pic:pic>
              </a:graphicData>
            </a:graphic>
          </wp:inline>
        </w:drawing>
      </w:r>
    </w:p>
    <w:p w:rsidR="00F47DF4" w:rsidRDefault="00F47DF4">
      <w:pPr>
        <w:jc w:val="center"/>
        <w:rPr>
          <w:ins w:id="206" w:author="THEETEN Franck" w:date="2019-11-19T14:41:00Z"/>
        </w:rPr>
        <w:pPrChange w:id="207" w:author="THEETEN Franck" w:date="2019-11-19T14:41:00Z">
          <w:pPr/>
        </w:pPrChange>
      </w:pPr>
      <w:ins w:id="208" w:author="THEETEN Franck" w:date="2019-11-19T14:41:00Z">
        <w:r>
          <w:rPr>
            <w:b/>
            <w:bCs/>
          </w:rPr>
          <w:t>Fig 2. Import files overview</w:t>
        </w:r>
      </w:ins>
    </w:p>
    <w:p w:rsidR="00125BCD" w:rsidRDefault="00125BCD" w:rsidP="00125BCD">
      <w:r>
        <w:t>At the bottom of this table, click on “Import specimens”. You will be redirected to the import file form.</w:t>
      </w:r>
    </w:p>
    <w:p w:rsidR="00A5577E" w:rsidRDefault="00A5577E" w:rsidP="00125BCD">
      <w:pPr>
        <w:rPr>
          <w:ins w:id="209" w:author="THEETEN Franck" w:date="2019-11-19T14:41:00Z"/>
        </w:rPr>
      </w:pPr>
      <w:r>
        <w:rPr>
          <w:noProof/>
          <w:lang w:eastAsia="en-GB"/>
        </w:rPr>
        <w:lastRenderedPageBreak/>
        <w:drawing>
          <wp:inline distT="0" distB="0" distL="0" distR="0" wp14:anchorId="2D1ED15F" wp14:editId="69A003F3">
            <wp:extent cx="5731510" cy="147828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478280"/>
                    </a:xfrm>
                    <a:prstGeom prst="rect">
                      <a:avLst/>
                    </a:prstGeom>
                  </pic:spPr>
                </pic:pic>
              </a:graphicData>
            </a:graphic>
          </wp:inline>
        </w:drawing>
      </w:r>
    </w:p>
    <w:p w:rsidR="00F47DF4" w:rsidRPr="00F47DF4" w:rsidRDefault="00F47DF4">
      <w:pPr>
        <w:jc w:val="center"/>
        <w:rPr>
          <w:b/>
          <w:rPrChange w:id="210" w:author="THEETEN Franck" w:date="2019-11-19T14:41:00Z">
            <w:rPr/>
          </w:rPrChange>
        </w:rPr>
        <w:pPrChange w:id="211" w:author="THEETEN Franck" w:date="2019-11-19T14:41:00Z">
          <w:pPr/>
        </w:pPrChange>
      </w:pPr>
      <w:ins w:id="212" w:author="THEETEN Franck" w:date="2019-11-19T14:41:00Z">
        <w:r>
          <w:rPr>
            <w:b/>
          </w:rPr>
          <w:t>Fig 3. Interface to import specimen files, with its metadata</w:t>
        </w:r>
      </w:ins>
    </w:p>
    <w:p w:rsidR="00125BCD" w:rsidRDefault="00125BCD" w:rsidP="00125BCD">
      <w:r>
        <w:t>In this form, you mention:</w:t>
      </w:r>
    </w:p>
    <w:p w:rsidR="00125BCD" w:rsidRDefault="00125BCD">
      <w:pPr>
        <w:pStyle w:val="ListParagraph"/>
        <w:numPr>
          <w:ilvl w:val="0"/>
          <w:numId w:val="32"/>
        </w:numPr>
        <w:pPrChange w:id="213" w:author="THEETEN Franck" w:date="2019-11-19T14:42:00Z">
          <w:pPr>
            <w:pStyle w:val="ListParagraph"/>
            <w:numPr>
              <w:numId w:val="20"/>
            </w:numPr>
            <w:ind w:hanging="360"/>
          </w:pPr>
        </w:pPrChange>
      </w:pPr>
      <w:r>
        <w:t>the source database, as a reminder. Ex: “Collection Congo 1956”</w:t>
      </w:r>
    </w:p>
    <w:p w:rsidR="00125BCD" w:rsidRDefault="00125BCD">
      <w:pPr>
        <w:pStyle w:val="ListParagraph"/>
        <w:numPr>
          <w:ilvl w:val="0"/>
          <w:numId w:val="32"/>
        </w:numPr>
        <w:pPrChange w:id="214" w:author="THEETEN Franck" w:date="2019-11-19T14:42:00Z">
          <w:pPr>
            <w:pStyle w:val="ListParagraph"/>
            <w:numPr>
              <w:numId w:val="20"/>
            </w:numPr>
            <w:ind w:hanging="360"/>
          </w:pPr>
        </w:pPrChange>
      </w:pPr>
      <w:r>
        <w:t xml:space="preserve">click on the “File” field, a file explorer opens, </w:t>
      </w:r>
      <w:del w:id="215" w:author="THEETEN Franck" w:date="2019-11-19T14:42:00Z">
        <w:r w:rsidDel="00F47DF4">
          <w:delText xml:space="preserve">and </w:delText>
        </w:r>
      </w:del>
      <w:ins w:id="216" w:author="THEETEN Franck" w:date="2019-11-19T14:42:00Z">
        <w:r w:rsidR="00F47DF4">
          <w:t xml:space="preserve">where </w:t>
        </w:r>
      </w:ins>
      <w:r>
        <w:t>you can select the *.txt file containing the specimens you wish to import</w:t>
      </w:r>
    </w:p>
    <w:p w:rsidR="00A5577E" w:rsidRDefault="00A5577E">
      <w:pPr>
        <w:pStyle w:val="ListParagraph"/>
        <w:numPr>
          <w:ilvl w:val="0"/>
          <w:numId w:val="32"/>
        </w:numPr>
        <w:pPrChange w:id="217" w:author="THEETEN Franck" w:date="2019-11-19T14:42:00Z">
          <w:pPr>
            <w:pStyle w:val="ListParagraph"/>
            <w:numPr>
              <w:numId w:val="20"/>
            </w:numPr>
            <w:ind w:hanging="360"/>
          </w:pPr>
        </w:pPrChange>
      </w:pPr>
      <w:r>
        <w:t xml:space="preserve">select the </w:t>
      </w:r>
      <w:ins w:id="218" w:author="THEETEN Franck" w:date="2019-11-19T14:42:00Z">
        <w:r w:rsidR="00F47DF4">
          <w:t>target-</w:t>
        </w:r>
      </w:ins>
      <w:r>
        <w:t>collection in which specimens will be imported</w:t>
      </w:r>
    </w:p>
    <w:p w:rsidR="00125BCD" w:rsidRDefault="00125BCD">
      <w:pPr>
        <w:pStyle w:val="ListParagraph"/>
        <w:numPr>
          <w:ilvl w:val="0"/>
          <w:numId w:val="32"/>
        </w:numPr>
        <w:pPrChange w:id="219" w:author="THEETEN Franck" w:date="2019-11-19T14:42:00Z">
          <w:pPr>
            <w:pStyle w:val="ListParagraph"/>
            <w:numPr>
              <w:numId w:val="20"/>
            </w:numPr>
            <w:ind w:hanging="360"/>
          </w:pPr>
        </w:pPrChange>
      </w:pPr>
      <w:r>
        <w:t>select which taxonomy you wish to use for your file (see below for more info)</w:t>
      </w:r>
    </w:p>
    <w:p w:rsidR="00125BCD" w:rsidDel="00A21ECC" w:rsidRDefault="00A5577E">
      <w:pPr>
        <w:pStyle w:val="ListParagraph"/>
        <w:numPr>
          <w:ilvl w:val="0"/>
          <w:numId w:val="32"/>
        </w:numPr>
        <w:rPr>
          <w:del w:id="220" w:author="THEETEN Franck" w:date="2019-11-19T14:56:00Z"/>
        </w:rPr>
        <w:pPrChange w:id="221" w:author="THEETEN Franck" w:date="2019-11-19T14:56:00Z">
          <w:pPr/>
        </w:pPrChange>
      </w:pPr>
      <w:r>
        <w:t xml:space="preserve">select/unselect checkbox “Enforce code unicity” if you wish the system to control </w:t>
      </w:r>
      <w:del w:id="222" w:author="THEETEN Franck" w:date="2019-11-19T14:43:00Z">
        <w:r w:rsidDel="00F47DF4">
          <w:delText>if you use unique</w:delText>
        </w:r>
      </w:del>
      <w:ins w:id="223" w:author="THEETEN Franck" w:date="2019-11-19T14:43:00Z">
        <w:r w:rsidR="00F47DF4">
          <w:t>the uniqueness</w:t>
        </w:r>
      </w:ins>
      <w:r>
        <w:t xml:space="preserve"> </w:t>
      </w:r>
      <w:ins w:id="224" w:author="THEETEN Franck" w:date="2019-11-19T14:42:00Z">
        <w:r w:rsidR="00F47DF4">
          <w:t>U</w:t>
        </w:r>
      </w:ins>
      <w:del w:id="225" w:author="THEETEN Franck" w:date="2019-11-19T14:42:00Z">
        <w:r w:rsidDel="00F47DF4">
          <w:delText>u</w:delText>
        </w:r>
      </w:del>
      <w:r>
        <w:t>nit ID</w:t>
      </w:r>
      <w:ins w:id="226" w:author="THEETEN Franck" w:date="2019-11-19T14:42:00Z">
        <w:r w:rsidR="00F47DF4">
          <w:t xml:space="preserve"> (ie sample number)</w:t>
        </w:r>
      </w:ins>
      <w:r>
        <w:t xml:space="preserve"> in your file and collection. For data without unique ID, the checkbox </w:t>
      </w:r>
      <w:r w:rsidR="00AD3F11">
        <w:t>should be unselected</w:t>
      </w:r>
      <w:r w:rsidR="00E70400">
        <w:t>, otherwise import will be stopped.</w:t>
      </w:r>
      <w:ins w:id="227" w:author="THEETEN Franck" w:date="2019-11-19T14:43:00Z">
        <w:r w:rsidR="00F47DF4">
          <w:t xml:space="preserve"> It is also possible to </w:t>
        </w:r>
      </w:ins>
      <w:ins w:id="228" w:author="THEETEN Franck" w:date="2019-11-19T14:56:00Z">
        <w:r w:rsidR="00A21ECC">
          <w:t>create a</w:t>
        </w:r>
      </w:ins>
      <w:ins w:id="229" w:author="THEETEN Franck" w:date="2019-11-19T14:55:00Z">
        <w:r w:rsidR="00A21ECC">
          <w:t>n</w:t>
        </w:r>
      </w:ins>
      <w:ins w:id="230" w:author="THEETEN Franck" w:date="2019-11-19T14:56:00Z">
        <w:r w:rsidR="00A21ECC">
          <w:t xml:space="preserve"> sequential</w:t>
        </w:r>
      </w:ins>
      <w:ins w:id="231" w:author="THEETEN Franck" w:date="2019-11-19T14:55:00Z">
        <w:r w:rsidR="00A21ECC">
          <w:t xml:space="preserve"> </w:t>
        </w:r>
      </w:ins>
      <w:ins w:id="232" w:author="THEETEN Franck" w:date="2019-11-19T14:43:00Z">
        <w:r w:rsidR="00F47DF4">
          <w:t>unique</w:t>
        </w:r>
      </w:ins>
      <w:ins w:id="233" w:author="THEETEN Franck" w:date="2019-11-19T14:55:00Z">
        <w:r w:rsidR="00A21ECC">
          <w:t xml:space="preserve"> ID</w:t>
        </w:r>
      </w:ins>
      <w:ins w:id="234" w:author="THEETEN Franck" w:date="2019-11-19T14:56:00Z">
        <w:r w:rsidR="00A21ECC">
          <w:t xml:space="preserve"> and give it</w:t>
        </w:r>
      </w:ins>
      <w:ins w:id="235" w:author="THEETEN Franck" w:date="2019-11-19T14:55:00Z">
        <w:r w:rsidR="00A21ECC">
          <w:t xml:space="preserve"> to specimen that do not have one (see below)</w:t>
        </w:r>
      </w:ins>
      <w:ins w:id="236" w:author="THEETEN Franck" w:date="2019-11-19T14:43:00Z">
        <w:r w:rsidR="00F47DF4">
          <w:t xml:space="preserve"> </w:t>
        </w:r>
      </w:ins>
    </w:p>
    <w:p w:rsidR="00A21ECC" w:rsidRDefault="00A21ECC">
      <w:pPr>
        <w:pStyle w:val="ListParagraph"/>
        <w:numPr>
          <w:ilvl w:val="0"/>
          <w:numId w:val="32"/>
        </w:numPr>
        <w:rPr>
          <w:ins w:id="237" w:author="THEETEN Franck" w:date="2019-11-19T14:57:00Z"/>
        </w:rPr>
        <w:pPrChange w:id="238" w:author="THEETEN Franck" w:date="2019-11-19T14:42:00Z">
          <w:pPr>
            <w:pStyle w:val="ListParagraph"/>
            <w:numPr>
              <w:numId w:val="20"/>
            </w:numPr>
            <w:ind w:hanging="360"/>
          </w:pPr>
        </w:pPrChange>
      </w:pPr>
    </w:p>
    <w:p w:rsidR="00125BCD" w:rsidRDefault="00125BCD">
      <w:pPr>
        <w:pStyle w:val="ListParagraph"/>
        <w:numPr>
          <w:ilvl w:val="0"/>
          <w:numId w:val="32"/>
        </w:numPr>
        <w:pPrChange w:id="239" w:author="THEETEN Franck" w:date="2019-11-19T14:56:00Z">
          <w:pPr/>
        </w:pPrChange>
      </w:pPr>
      <w:del w:id="240" w:author="THEETEN Franck" w:date="2019-11-19T14:56:00Z">
        <w:r w:rsidDel="00A21ECC">
          <w:delText>T</w:delText>
        </w:r>
      </w:del>
      <w:ins w:id="241" w:author="THEETEN Franck" w:date="2019-11-19T14:56:00Z">
        <w:r w:rsidR="00A21ECC">
          <w:t>th</w:t>
        </w:r>
      </w:ins>
      <w:del w:id="242" w:author="THEETEN Franck" w:date="2019-11-19T14:56:00Z">
        <w:r w:rsidDel="00A21ECC">
          <w:delText>h</w:delText>
        </w:r>
      </w:del>
      <w:r>
        <w:t>en, you click on submit.</w:t>
      </w:r>
    </w:p>
    <w:p w:rsidR="00AA3CDA" w:rsidRDefault="00AA3CDA" w:rsidP="00125BCD">
      <w:r>
        <w:t xml:space="preserve">Your import appears in the </w:t>
      </w:r>
      <w:del w:id="243" w:author="THEETEN Franck" w:date="2019-11-19T14:57:00Z">
        <w:r w:rsidDel="00A21ECC">
          <w:delText>table</w:delText>
        </w:r>
      </w:del>
      <w:ins w:id="244" w:author="THEETEN Franck" w:date="2019-11-19T14:57:00Z">
        <w:r w:rsidR="00A21ECC">
          <w:t>list</w:t>
        </w:r>
      </w:ins>
      <w:r>
        <w:t>, and you have to click on “Load import”.</w:t>
      </w:r>
    </w:p>
    <w:p w:rsidR="00AA3CDA" w:rsidRDefault="00AA3CDA" w:rsidP="00125BCD">
      <w:pPr>
        <w:rPr>
          <w:ins w:id="245" w:author="THEETEN Franck" w:date="2019-11-19T15:25:00Z"/>
        </w:rPr>
      </w:pPr>
      <w:r>
        <w:t xml:space="preserve">After a few minutes, data are </w:t>
      </w:r>
      <w:r w:rsidR="00697145">
        <w:t>loaded,</w:t>
      </w:r>
      <w:r>
        <w:t xml:space="preserve"> and </w:t>
      </w:r>
      <w:ins w:id="246" w:author="THEETEN Franck" w:date="2019-11-19T15:18:00Z">
        <w:r w:rsidR="00E926FE">
          <w:t xml:space="preserve">the </w:t>
        </w:r>
      </w:ins>
      <w:r>
        <w:t>system has to check them. If you refresh the page, you will see “Check import” at the end of the line. You can click. The system proceeds to a check on your data.</w:t>
      </w:r>
    </w:p>
    <w:p w:rsidR="00FA7E13" w:rsidRPr="00FA7E13" w:rsidRDefault="00FA7E13" w:rsidP="00125BCD">
      <w:pPr>
        <w:rPr>
          <w:color w:val="FF0000"/>
          <w:rPrChange w:id="247" w:author="THEETEN Franck" w:date="2019-11-19T15:26:00Z">
            <w:rPr/>
          </w:rPrChange>
        </w:rPr>
      </w:pPr>
      <w:ins w:id="248" w:author="THEETEN Franck" w:date="2019-11-19T15:27:00Z">
        <w:r w:rsidRPr="00FA7E13">
          <w:rPr>
            <w:noProof/>
            <w:color w:val="FF0000"/>
            <w:lang w:eastAsia="en-GB"/>
            <w:rPrChange w:id="249" w:author="Unknown">
              <w:rPr>
                <w:noProof/>
                <w:lang w:eastAsia="en-GB"/>
              </w:rPr>
            </w:rPrChange>
          </w:rPr>
          <mc:AlternateContent>
            <mc:Choice Requires="wps">
              <w:drawing>
                <wp:anchor distT="0" distB="0" distL="114300" distR="114300" simplePos="0" relativeHeight="251695104" behindDoc="0" locked="0" layoutInCell="1" allowOverlap="1" wp14:anchorId="41EE78BC" wp14:editId="749A9DFC">
                  <wp:simplePos x="0" y="0"/>
                  <wp:positionH relativeFrom="column">
                    <wp:posOffset>5133975</wp:posOffset>
                  </wp:positionH>
                  <wp:positionV relativeFrom="paragraph">
                    <wp:posOffset>871220</wp:posOffset>
                  </wp:positionV>
                  <wp:extent cx="600075" cy="152400"/>
                  <wp:effectExtent l="0" t="0" r="28575" b="19050"/>
                  <wp:wrapNone/>
                  <wp:docPr id="7197" name="Rectangle 7197"/>
                  <wp:cNvGraphicFramePr/>
                  <a:graphic xmlns:a="http://schemas.openxmlformats.org/drawingml/2006/main">
                    <a:graphicData uri="http://schemas.microsoft.com/office/word/2010/wordprocessingShape">
                      <wps:wsp>
                        <wps:cNvSpPr/>
                        <wps:spPr>
                          <a:xfrm>
                            <a:off x="0" y="0"/>
                            <a:ext cx="600075"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4B3299" id="Rectangle 7197" o:spid="_x0000_s1026" style="position:absolute;margin-left:404.25pt;margin-top:68.6pt;width:47.25pt;height:12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" filled="f" strokecolor="red" strokeweight="1pt"/>
              </w:pict>
            </mc:Fallback>
          </mc:AlternateContent>
        </w:r>
      </w:ins>
      <w:ins w:id="250" w:author="THEETEN Franck" w:date="2019-11-19T15:26:00Z">
        <w:r>
          <w:rPr>
            <w:noProof/>
            <w:lang w:eastAsia="en-GB"/>
          </w:rPr>
          <w:drawing>
            <wp:inline distT="0" distB="0" distL="0" distR="0">
              <wp:extent cx="5695950" cy="1628775"/>
              <wp:effectExtent l="0" t="0" r="0" b="9525"/>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95950" cy="1628775"/>
                      </a:xfrm>
                      <a:prstGeom prst="rect">
                        <a:avLst/>
                      </a:prstGeom>
                      <a:noFill/>
                      <a:ln>
                        <a:noFill/>
                      </a:ln>
                    </pic:spPr>
                  </pic:pic>
                </a:graphicData>
              </a:graphic>
            </wp:inline>
          </w:drawing>
        </w:r>
      </w:ins>
    </w:p>
    <w:p w:rsidR="00FA7E13" w:rsidRDefault="00FA7E13">
      <w:pPr>
        <w:jc w:val="center"/>
        <w:rPr>
          <w:ins w:id="251" w:author="THEETEN Franck" w:date="2019-11-19T15:28:00Z"/>
        </w:rPr>
        <w:pPrChange w:id="252" w:author="THEETEN Franck" w:date="2019-11-19T15:28:00Z">
          <w:pPr/>
        </w:pPrChange>
      </w:pPr>
      <w:ins w:id="253" w:author="THEETEN Franck" w:date="2019-11-19T15:28:00Z">
        <w:r>
          <w:rPr>
            <w:b/>
          </w:rPr>
          <w:t xml:space="preserve">Fig 4. The “check import” button </w:t>
        </w:r>
      </w:ins>
    </w:p>
    <w:p w:rsidR="00AA3CDA" w:rsidRDefault="00AA3CDA" w:rsidP="00125BCD">
      <w:r>
        <w:t xml:space="preserve">When state is “Being processed”, the system is </w:t>
      </w:r>
      <w:r w:rsidR="00697145">
        <w:t>working,</w:t>
      </w:r>
      <w:r>
        <w:t xml:space="preserve"> and no action are allowed.</w:t>
      </w:r>
    </w:p>
    <w:p w:rsidR="00AA3CDA" w:rsidRDefault="00AA3CDA" w:rsidP="00125BCD">
      <w:r>
        <w:t>Actions available are:</w:t>
      </w:r>
    </w:p>
    <w:tbl>
      <w:tblPr>
        <w:tblStyle w:val="TableGrid"/>
        <w:tblW w:w="0" w:type="auto"/>
        <w:tblLook w:val="04A0" w:firstRow="1" w:lastRow="0" w:firstColumn="1" w:lastColumn="0" w:noHBand="0" w:noVBand="1"/>
        <w:tblPrChange w:id="254" w:author="THEETEN Franck" w:date="2019-11-19T15:29: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56"/>
        <w:gridCol w:w="1666"/>
        <w:gridCol w:w="6894"/>
        <w:tblGridChange w:id="255">
          <w:tblGrid>
            <w:gridCol w:w="456"/>
            <w:gridCol w:w="1666"/>
            <w:gridCol w:w="6894"/>
          </w:tblGrid>
        </w:tblGridChange>
      </w:tblGrid>
      <w:tr w:rsidR="00AA3CDA" w:rsidTr="00FA7E13">
        <w:tc>
          <w:tcPr>
            <w:tcW w:w="456" w:type="dxa"/>
            <w:tcPrChange w:id="256" w:author="THEETEN Franck" w:date="2019-11-19T15:29:00Z">
              <w:tcPr>
                <w:tcW w:w="456" w:type="dxa"/>
              </w:tcPr>
            </w:tcPrChange>
          </w:tcPr>
          <w:p w:rsidR="00AA3CDA" w:rsidRDefault="00AA3CDA" w:rsidP="00125BCD">
            <w:r>
              <w:rPr>
                <w:noProof/>
                <w:lang w:eastAsia="en-GB"/>
              </w:rPr>
              <w:drawing>
                <wp:inline distT="0" distB="0" distL="0" distR="0" wp14:anchorId="659F8C10" wp14:editId="34CD27A4">
                  <wp:extent cx="144000" cy="144000"/>
                  <wp:effectExtent l="0" t="0" r="889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57" w:author="THEETEN Franck" w:date="2019-11-19T15:29:00Z">
              <w:tcPr>
                <w:tcW w:w="1666" w:type="dxa"/>
              </w:tcPr>
            </w:tcPrChange>
          </w:tcPr>
          <w:p w:rsidR="00AA3CDA" w:rsidRDefault="00AA3CDA" w:rsidP="00125BCD">
            <w:r>
              <w:t>Import ok lines :</w:t>
            </w:r>
          </w:p>
        </w:tc>
        <w:tc>
          <w:tcPr>
            <w:tcW w:w="6894" w:type="dxa"/>
            <w:tcPrChange w:id="258" w:author="THEETEN Franck" w:date="2019-11-19T15:29:00Z">
              <w:tcPr>
                <w:tcW w:w="6894" w:type="dxa"/>
              </w:tcPr>
            </w:tcPrChange>
          </w:tcPr>
          <w:p w:rsidR="00AA3CDA" w:rsidRDefault="00AA3CDA" w:rsidP="00AA3CDA">
            <w:r>
              <w:t>you can import all lines for which system did not detect any problem, lines with errors will remain</w:t>
            </w:r>
          </w:p>
          <w:p w:rsidR="00AA3CDA" w:rsidRDefault="00AA3CDA" w:rsidP="00125BCD"/>
        </w:tc>
      </w:tr>
      <w:tr w:rsidR="00AA3CDA" w:rsidTr="00FA7E13">
        <w:tc>
          <w:tcPr>
            <w:tcW w:w="456" w:type="dxa"/>
            <w:tcPrChange w:id="259" w:author="THEETEN Franck" w:date="2019-11-19T15:29:00Z">
              <w:tcPr>
                <w:tcW w:w="456" w:type="dxa"/>
              </w:tcPr>
            </w:tcPrChange>
          </w:tcPr>
          <w:p w:rsidR="00AA3CDA" w:rsidRDefault="00AA3CDA" w:rsidP="00125BCD">
            <w:r>
              <w:rPr>
                <w:noProof/>
                <w:lang w:eastAsia="en-GB"/>
              </w:rPr>
              <w:drawing>
                <wp:inline distT="0" distB="0" distL="0" distR="0" wp14:anchorId="51F903A4" wp14:editId="590D8444">
                  <wp:extent cx="144000" cy="144000"/>
                  <wp:effectExtent l="0" t="0" r="889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0" w:author="THEETEN Franck" w:date="2019-11-19T15:29:00Z">
              <w:tcPr>
                <w:tcW w:w="1666" w:type="dxa"/>
              </w:tcPr>
            </w:tcPrChange>
          </w:tcPr>
          <w:p w:rsidR="00AA3CDA" w:rsidRDefault="00AA3CDA" w:rsidP="00125BCD">
            <w:r>
              <w:t>Edit import :</w:t>
            </w:r>
          </w:p>
        </w:tc>
        <w:tc>
          <w:tcPr>
            <w:tcW w:w="6894" w:type="dxa"/>
            <w:tcPrChange w:id="261" w:author="THEETEN Franck" w:date="2019-11-19T15:29:00Z">
              <w:tcPr>
                <w:tcW w:w="6894" w:type="dxa"/>
              </w:tcPr>
            </w:tcPrChange>
          </w:tcPr>
          <w:p w:rsidR="00AA3CDA" w:rsidRDefault="00AA3CDA" w:rsidP="00125BCD">
            <w:r>
              <w:t>to access to the validation/correction interface, allowing you to correct data not validated by the system and being then able to import them</w:t>
            </w:r>
          </w:p>
        </w:tc>
      </w:tr>
      <w:tr w:rsidR="00AA3CDA" w:rsidTr="00FA7E13">
        <w:tc>
          <w:tcPr>
            <w:tcW w:w="456" w:type="dxa"/>
            <w:tcPrChange w:id="262" w:author="THEETEN Franck" w:date="2019-11-19T15:29:00Z">
              <w:tcPr>
                <w:tcW w:w="456" w:type="dxa"/>
              </w:tcPr>
            </w:tcPrChange>
          </w:tcPr>
          <w:p w:rsidR="00AA3CDA" w:rsidRDefault="00AA3CDA" w:rsidP="00125BCD">
            <w:r>
              <w:rPr>
                <w:noProof/>
                <w:lang w:eastAsia="en-GB"/>
              </w:rPr>
              <w:drawing>
                <wp:inline distT="0" distB="0" distL="0" distR="0" wp14:anchorId="7675B697" wp14:editId="1CEAA3B6">
                  <wp:extent cx="144000" cy="144000"/>
                  <wp:effectExtent l="0" t="0" r="889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3" w:author="THEETEN Franck" w:date="2019-11-19T15:29:00Z">
              <w:tcPr>
                <w:tcW w:w="1666" w:type="dxa"/>
              </w:tcPr>
            </w:tcPrChange>
          </w:tcPr>
          <w:p w:rsidR="00AA3CDA" w:rsidRDefault="00AA3CDA" w:rsidP="00125BCD">
            <w:r>
              <w:t>Abort import :</w:t>
            </w:r>
          </w:p>
        </w:tc>
        <w:tc>
          <w:tcPr>
            <w:tcW w:w="6894" w:type="dxa"/>
            <w:tcPrChange w:id="264" w:author="THEETEN Franck" w:date="2019-11-19T15:29:00Z">
              <w:tcPr>
                <w:tcW w:w="6894" w:type="dxa"/>
              </w:tcPr>
            </w:tcPrChange>
          </w:tcPr>
          <w:p w:rsidR="00AA3CDA" w:rsidDel="00FA7E13" w:rsidRDefault="00AA3CDA">
            <w:pPr>
              <w:rPr>
                <w:del w:id="265" w:author="THEETEN Franck" w:date="2019-11-19T15:29:00Z"/>
              </w:rPr>
            </w:pPr>
            <w:r>
              <w:t xml:space="preserve">cancel process </w:t>
            </w:r>
          </w:p>
          <w:p w:rsidR="00AA3CDA" w:rsidRDefault="00AA3CDA"/>
        </w:tc>
      </w:tr>
      <w:tr w:rsidR="00AA3CDA" w:rsidTr="00FA7E13">
        <w:tc>
          <w:tcPr>
            <w:tcW w:w="456" w:type="dxa"/>
            <w:tcPrChange w:id="266" w:author="THEETEN Franck" w:date="2019-11-19T15:29:00Z">
              <w:tcPr>
                <w:tcW w:w="456" w:type="dxa"/>
              </w:tcPr>
            </w:tcPrChange>
          </w:tcPr>
          <w:p w:rsidR="00AA3CDA" w:rsidRDefault="00AA3CDA" w:rsidP="00125BCD">
            <w:r>
              <w:rPr>
                <w:noProof/>
                <w:lang w:eastAsia="en-GB"/>
              </w:rPr>
              <w:lastRenderedPageBreak/>
              <w:drawing>
                <wp:inline distT="0" distB="0" distL="0" distR="0" wp14:anchorId="79DC7870" wp14:editId="1A056CF5">
                  <wp:extent cx="144000" cy="144000"/>
                  <wp:effectExtent l="0" t="0" r="889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p>
        </w:tc>
        <w:tc>
          <w:tcPr>
            <w:tcW w:w="1666" w:type="dxa"/>
            <w:tcPrChange w:id="267" w:author="THEETEN Franck" w:date="2019-11-19T15:29:00Z">
              <w:tcPr>
                <w:tcW w:w="1666" w:type="dxa"/>
              </w:tcPr>
            </w:tcPrChange>
          </w:tcPr>
          <w:p w:rsidR="00AA3CDA" w:rsidRDefault="00AA3CDA" w:rsidP="00125BCD">
            <w:r>
              <w:t>Delete import :</w:t>
            </w:r>
          </w:p>
        </w:tc>
        <w:tc>
          <w:tcPr>
            <w:tcW w:w="6894" w:type="dxa"/>
            <w:tcPrChange w:id="268" w:author="THEETEN Franck" w:date="2019-11-19T15:29:00Z">
              <w:tcPr>
                <w:tcW w:w="6894" w:type="dxa"/>
              </w:tcPr>
            </w:tcPrChange>
          </w:tcPr>
          <w:p w:rsidR="00AA3CDA" w:rsidRDefault="00AA3CDA" w:rsidP="00AA3CDA">
            <w:r>
              <w:t xml:space="preserve">delete import </w:t>
            </w:r>
          </w:p>
          <w:p w:rsidR="00AA3CDA" w:rsidRDefault="00AA3CDA" w:rsidP="00125BCD"/>
        </w:tc>
      </w:tr>
    </w:tbl>
    <w:p w:rsidR="00AA3CDA" w:rsidRDefault="00AA3CDA" w:rsidP="00755417">
      <w:pPr>
        <w:rPr>
          <w:b/>
          <w:bCs/>
          <w:i/>
        </w:rPr>
      </w:pPr>
    </w:p>
    <w:p w:rsidR="00125BCD" w:rsidRPr="00125BCD" w:rsidRDefault="00125BCD" w:rsidP="00755417">
      <w:pPr>
        <w:rPr>
          <w:b/>
          <w:bCs/>
          <w:i/>
        </w:rPr>
      </w:pPr>
      <w:r w:rsidRPr="00125BCD">
        <w:rPr>
          <w:b/>
          <w:bCs/>
          <w:i/>
        </w:rPr>
        <w:t>Which taxonomy?</w:t>
      </w:r>
    </w:p>
    <w:p w:rsidR="004D4E7A" w:rsidRDefault="00125BCD" w:rsidP="00755417">
      <w:pPr>
        <w:rPr>
          <w:ins w:id="269" w:author="THEETEN Franck" w:date="2019-11-19T17:10:00Z"/>
          <w:bCs/>
        </w:rPr>
      </w:pPr>
      <w:r w:rsidRPr="00755417">
        <w:rPr>
          <w:bCs/>
        </w:rPr>
        <w:t>New specimens imported can be compared with all, one or several taxonomies.</w:t>
      </w:r>
      <w:r>
        <w:rPr>
          <w:bCs/>
        </w:rPr>
        <w:t xml:space="preserve"> </w:t>
      </w:r>
      <w:del w:id="270" w:author="THEETEN Franck" w:date="2019-11-19T15:29:00Z">
        <w:r w:rsidRPr="00755417" w:rsidDel="00FA7E13">
          <w:rPr>
            <w:bCs/>
          </w:rPr>
          <w:delText>You can work</w:delText>
        </w:r>
      </w:del>
      <w:ins w:id="271" w:author="THEETEN Franck" w:date="2019-11-19T15:29:00Z">
        <w:r w:rsidR="00FA7E13">
          <w:rPr>
            <w:bCs/>
          </w:rPr>
          <w:t xml:space="preserve">The last possibility is </w:t>
        </w:r>
      </w:ins>
      <w:r w:rsidRPr="00755417">
        <w:rPr>
          <w:bCs/>
        </w:rPr>
        <w:t xml:space="preserve"> iterativel</w:t>
      </w:r>
      <w:del w:id="272" w:author="THEETEN Franck" w:date="2019-11-19T15:29:00Z">
        <w:r w:rsidRPr="00755417" w:rsidDel="00FA7E13">
          <w:rPr>
            <w:bCs/>
          </w:rPr>
          <w:delText>y,</w:delText>
        </w:r>
      </w:del>
      <w:r w:rsidRPr="00755417">
        <w:rPr>
          <w:bCs/>
        </w:rPr>
        <w:t xml:space="preserve"> starting with one taxonomy, then import specimens matching this taxonomy. Then, choose another taxonomy, check the </w:t>
      </w:r>
      <w:ins w:id="273" w:author="THEETEN Franck" w:date="2019-11-19T15:29:00Z">
        <w:r w:rsidR="00FA7E13">
          <w:rPr>
            <w:bCs/>
          </w:rPr>
          <w:t>r</w:t>
        </w:r>
      </w:ins>
      <w:ins w:id="274" w:author="THEETEN Franck" w:date="2019-11-19T17:10:00Z">
        <w:r w:rsidR="004D4E7A">
          <w:rPr>
            <w:bCs/>
          </w:rPr>
          <w:t>e</w:t>
        </w:r>
      </w:ins>
      <w:ins w:id="275" w:author="THEETEN Franck" w:date="2019-11-19T15:29:00Z">
        <w:r w:rsidR="00FA7E13">
          <w:rPr>
            <w:bCs/>
          </w:rPr>
          <w:t xml:space="preserve">maining </w:t>
        </w:r>
      </w:ins>
      <w:r w:rsidRPr="00755417">
        <w:rPr>
          <w:bCs/>
        </w:rPr>
        <w:t>data, import specimens matching this second taxonomy, etc</w:t>
      </w:r>
      <w:ins w:id="276" w:author="THEETEN Franck" w:date="2019-11-19T17:10:00Z">
        <w:r w:rsidR="004D4E7A">
          <w:rPr>
            <w:bCs/>
          </w:rPr>
          <w:t>…</w:t>
        </w:r>
      </w:ins>
    </w:p>
    <w:p w:rsidR="00125BCD" w:rsidRDefault="00125BCD" w:rsidP="00755417">
      <w:pPr>
        <w:rPr>
          <w:bCs/>
        </w:rPr>
      </w:pPr>
      <w:del w:id="277" w:author="THEETEN Franck" w:date="2019-11-19T17:10:00Z">
        <w:r w:rsidRPr="00755417" w:rsidDel="004D4E7A">
          <w:rPr>
            <w:bCs/>
          </w:rPr>
          <w:delText>.</w:delText>
        </w:r>
        <w:r w:rsidDel="004D4E7A">
          <w:rPr>
            <w:bCs/>
          </w:rPr>
          <w:delText xml:space="preserve"> </w:delText>
        </w:r>
      </w:del>
      <w:r>
        <w:rPr>
          <w:bCs/>
        </w:rPr>
        <w:t xml:space="preserve">For example, if you have taxa from RBINS Reference taxonomy and from Open Nomenclature, you can start by select “RBINS Reference”. And after a first check, you can recheck with “Open Nomenclature”. If you use “All”, the matching will be done on </w:t>
      </w:r>
      <w:r w:rsidR="00AD3F11">
        <w:rPr>
          <w:bCs/>
        </w:rPr>
        <w:t xml:space="preserve">all existing taxonomies. If you choose a </w:t>
      </w:r>
      <w:del w:id="278" w:author="THEETEN Franck" w:date="2019-11-19T17:10:00Z">
        <w:r w:rsidR="00AD3F11" w:rsidDel="004D4E7A">
          <w:rPr>
            <w:bCs/>
          </w:rPr>
          <w:delText xml:space="preserve">precise </w:delText>
        </w:r>
      </w:del>
      <w:ins w:id="279" w:author="THEETEN Franck" w:date="2019-11-19T17:10:00Z">
        <w:r w:rsidR="004D4E7A">
          <w:rPr>
            <w:bCs/>
          </w:rPr>
          <w:t xml:space="preserve">specific </w:t>
        </w:r>
      </w:ins>
      <w:r w:rsidR="00AD3F11">
        <w:rPr>
          <w:bCs/>
        </w:rPr>
        <w:t>taxonomy, for example a temporary taxonomy that you have created, the matching will be done only in entries of this taxonomy.</w:t>
      </w:r>
      <w:r>
        <w:rPr>
          <w:bCs/>
        </w:rPr>
        <w:t xml:space="preserve"> </w:t>
      </w:r>
    </w:p>
    <w:p w:rsidR="00125BCD" w:rsidRDefault="00125BCD" w:rsidP="00125BCD">
      <w:pPr>
        <w:rPr>
          <w:bCs/>
        </w:rPr>
      </w:pPr>
      <w:r>
        <w:rPr>
          <w:bCs/>
        </w:rPr>
        <w:t xml:space="preserve">Practical info on how to proceed are detailed below, in </w:t>
      </w:r>
      <w:r w:rsidRPr="00125BCD">
        <w:rPr>
          <w:bCs/>
          <w:i/>
          <w:smallCaps/>
        </w:rPr>
        <w:t>3.3. Step 3 : Correct errors if existing</w:t>
      </w:r>
      <w:r>
        <w:rPr>
          <w:bCs/>
        </w:rPr>
        <w:t>.</w:t>
      </w:r>
    </w:p>
    <w:p w:rsidR="004810E8" w:rsidRPr="004810E8" w:rsidRDefault="004810E8" w:rsidP="004810E8">
      <w:pPr>
        <w:pStyle w:val="Heading2"/>
      </w:pPr>
      <w:r w:rsidRPr="004810E8">
        <w:t>Step 3: Correct errors if existing</w:t>
      </w:r>
    </w:p>
    <w:p w:rsidR="004810E8" w:rsidRDefault="00C87617" w:rsidP="00755417">
      <w:pPr>
        <w:rPr>
          <w:bCs/>
        </w:rPr>
      </w:pPr>
      <w:r>
        <w:rPr>
          <w:bCs/>
        </w:rPr>
        <w:t xml:space="preserve">Once your file has been checked, some lines could need validation. </w:t>
      </w:r>
    </w:p>
    <w:p w:rsidR="00C87617" w:rsidRDefault="00C87617" w:rsidP="00755417">
      <w:pPr>
        <w:rPr>
          <w:bCs/>
        </w:rPr>
      </w:pPr>
      <w:r>
        <w:rPr>
          <w:bCs/>
        </w:rPr>
        <w:t xml:space="preserve">You can see lines </w:t>
      </w:r>
      <w:del w:id="280" w:author="THEETEN Franck" w:date="2019-11-19T17:11:00Z">
        <w:r w:rsidDel="004D4E7A">
          <w:rPr>
            <w:bCs/>
          </w:rPr>
          <w:delText xml:space="preserve">necessitating </w:delText>
        </w:r>
      </w:del>
      <w:ins w:id="281" w:author="THEETEN Franck" w:date="2019-11-19T17:11:00Z">
        <w:r w:rsidR="004D4E7A">
          <w:rPr>
            <w:bCs/>
          </w:rPr>
          <w:t xml:space="preserve">needing </w:t>
        </w:r>
      </w:ins>
      <w:r>
        <w:rPr>
          <w:bCs/>
        </w:rPr>
        <w:t>action when you click on</w:t>
      </w:r>
      <w:r w:rsidR="00C74771">
        <w:rPr>
          <w:bCs/>
        </w:rPr>
        <w:t xml:space="preserve"> edit</w:t>
      </w:r>
      <w:r>
        <w:rPr>
          <w:bCs/>
        </w:rPr>
        <w:t xml:space="preserve"> icon</w:t>
      </w:r>
      <w:r w:rsidR="00787989">
        <w:rPr>
          <w:bCs/>
        </w:rPr>
        <w:t xml:space="preserve"> </w:t>
      </w:r>
      <w:r>
        <w:rPr>
          <w:bCs/>
        </w:rPr>
        <w:t xml:space="preserve"> </w:t>
      </w:r>
      <w:r w:rsidR="00C74771">
        <w:rPr>
          <w:noProof/>
          <w:lang w:eastAsia="en-GB"/>
        </w:rPr>
        <w:drawing>
          <wp:inline distT="0" distB="0" distL="0" distR="0" wp14:anchorId="2B56F60D" wp14:editId="422A2279">
            <wp:extent cx="144000" cy="144000"/>
            <wp:effectExtent l="0" t="0" r="8890" b="8890"/>
            <wp:docPr id="7168" name="Picture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74771">
        <w:rPr>
          <w:bCs/>
        </w:rPr>
        <w:t xml:space="preserve"> </w:t>
      </w:r>
      <w:r>
        <w:rPr>
          <w:bCs/>
        </w:rPr>
        <w:t>at the end of the summary imports table.</w:t>
      </w:r>
    </w:p>
    <w:p w:rsidR="004D4E7A" w:rsidRDefault="0082064B" w:rsidP="00755417">
      <w:pPr>
        <w:rPr>
          <w:ins w:id="282" w:author="THEETEN Franck" w:date="2019-11-19T17:11:00Z"/>
          <w:bCs/>
        </w:rPr>
      </w:pPr>
      <w:r>
        <w:rPr>
          <w:noProof/>
          <w:lang w:eastAsia="en-GB"/>
        </w:rPr>
        <mc:AlternateContent>
          <mc:Choice Requires="wps">
            <w:drawing>
              <wp:anchor distT="0" distB="0" distL="114300" distR="114300" simplePos="0" relativeHeight="251689984" behindDoc="0" locked="0" layoutInCell="1" allowOverlap="1" wp14:anchorId="404255B3" wp14:editId="4BDE92E3">
                <wp:simplePos x="0" y="0"/>
                <wp:positionH relativeFrom="column">
                  <wp:posOffset>4876800</wp:posOffset>
                </wp:positionH>
                <wp:positionV relativeFrom="paragraph">
                  <wp:posOffset>965835</wp:posOffset>
                </wp:positionV>
                <wp:extent cx="257175" cy="104775"/>
                <wp:effectExtent l="0" t="0" r="28575" b="28575"/>
                <wp:wrapNone/>
                <wp:docPr id="7186" name="Rectangle: Rounded Corners 7186"/>
                <wp:cNvGraphicFramePr/>
                <a:graphic xmlns:a="http://schemas.openxmlformats.org/drawingml/2006/main">
                  <a:graphicData uri="http://schemas.microsoft.com/office/word/2010/wordprocessingShape">
                    <wps:wsp>
                      <wps:cNvSpPr/>
                      <wps:spPr>
                        <a:xfrm>
                          <a:off x="0" y="0"/>
                          <a:ext cx="257175"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6FAC66" id="Rectangle: Rounded Corners 7186" o:spid="_x0000_s1026" style="position:absolute;margin-left:384pt;margin-top:76.05pt;width:20.25pt;height:8.2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" filled="f" strokecolor="#ed7d31 [3205]" strokeweight="1.5pt">
                <v:stroke joinstyle="miter"/>
              </v:roundrect>
            </w:pict>
          </mc:Fallback>
        </mc:AlternateContent>
      </w:r>
      <w:r>
        <w:rPr>
          <w:noProof/>
          <w:lang w:eastAsia="en-GB"/>
        </w:rPr>
        <w:drawing>
          <wp:inline distT="0" distB="0" distL="0" distR="0" wp14:anchorId="7B0B0DAC" wp14:editId="04F459B4">
            <wp:extent cx="5731510" cy="1601470"/>
            <wp:effectExtent l="0" t="0" r="2540" b="0"/>
            <wp:docPr id="7183" name="Picture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601470"/>
                    </a:xfrm>
                    <a:prstGeom prst="rect">
                      <a:avLst/>
                    </a:prstGeom>
                  </pic:spPr>
                </pic:pic>
              </a:graphicData>
            </a:graphic>
          </wp:inline>
        </w:drawing>
      </w:r>
    </w:p>
    <w:p w:rsidR="004D4E7A" w:rsidRDefault="004D4E7A" w:rsidP="004D4E7A">
      <w:pPr>
        <w:jc w:val="center"/>
        <w:rPr>
          <w:ins w:id="283" w:author="THEETEN Franck" w:date="2019-11-19T17:11:00Z"/>
        </w:rPr>
      </w:pPr>
      <w:ins w:id="284" w:author="THEETEN Franck" w:date="2019-11-19T17:11:00Z">
        <w:r>
          <w:rPr>
            <w:b/>
          </w:rPr>
          <w:t xml:space="preserve">Fig 5. The “edit import” button </w:t>
        </w:r>
      </w:ins>
    </w:p>
    <w:p w:rsidR="00C87617" w:rsidRDefault="00C87617" w:rsidP="00755417">
      <w:pPr>
        <w:rPr>
          <w:bCs/>
        </w:rPr>
      </w:pPr>
      <w:r>
        <w:rPr>
          <w:bCs/>
        </w:rPr>
        <w:t>You are redirected to a validation screen, listing all lines in error.</w:t>
      </w:r>
    </w:p>
    <w:p w:rsidR="00C87617" w:rsidRPr="00C87617" w:rsidRDefault="00C87617" w:rsidP="00755417">
      <w:pPr>
        <w:rPr>
          <w:b/>
          <w:bCs/>
          <w:i/>
        </w:rPr>
      </w:pPr>
      <w:r w:rsidRPr="00C87617">
        <w:rPr>
          <w:b/>
          <w:bCs/>
          <w:i/>
        </w:rPr>
        <w:t>What does it mean?</w:t>
      </w:r>
    </w:p>
    <w:p w:rsidR="00C87617" w:rsidRDefault="00C87617" w:rsidP="00755417">
      <w:pPr>
        <w:rPr>
          <w:bCs/>
        </w:rPr>
      </w:pPr>
      <w:r>
        <w:rPr>
          <w:bCs/>
        </w:rPr>
        <w:t>Some information stored in your file are linked to table</w:t>
      </w:r>
      <w:ins w:id="285" w:author="THEETEN Franck" w:date="2019-11-19T17:12:00Z">
        <w:r w:rsidR="004D4E7A">
          <w:rPr>
            <w:bCs/>
          </w:rPr>
          <w:t>s</w:t>
        </w:r>
      </w:ins>
      <w:r>
        <w:rPr>
          <w:bCs/>
        </w:rPr>
        <w:t xml:space="preserve"> in DaRWIN</w:t>
      </w:r>
      <w:ins w:id="286" w:author="THEETEN Franck" w:date="2019-11-19T17:12:00Z">
        <w:r w:rsidR="004D4E7A">
          <w:rPr>
            <w:bCs/>
          </w:rPr>
          <w:t xml:space="preserve"> database</w:t>
        </w:r>
      </w:ins>
      <w:r>
        <w:rPr>
          <w:bCs/>
        </w:rPr>
        <w:t xml:space="preserve">. It means that the system has to compare your </w:t>
      </w:r>
      <w:r w:rsidR="00697145">
        <w:rPr>
          <w:bCs/>
        </w:rPr>
        <w:t>value and</w:t>
      </w:r>
      <w:r>
        <w:rPr>
          <w:bCs/>
        </w:rPr>
        <w:t xml:space="preserve"> see if it can be matched with an existing value in DaRWIN.</w:t>
      </w:r>
    </w:p>
    <w:p w:rsidR="00C87617" w:rsidRDefault="00C87617" w:rsidP="00755417">
      <w:pPr>
        <w:rPr>
          <w:bCs/>
        </w:rPr>
      </w:pPr>
      <w:r>
        <w:rPr>
          <w:bCs/>
        </w:rPr>
        <w:t xml:space="preserve">Your value can match several entries, like a person name. Take Wilson as an example. Several </w:t>
      </w:r>
      <w:r w:rsidR="0082064B">
        <w:rPr>
          <w:bCs/>
        </w:rPr>
        <w:t>occurrences</w:t>
      </w:r>
      <w:r>
        <w:rPr>
          <w:bCs/>
        </w:rPr>
        <w:t xml:space="preserve"> appear for this name. But the system </w:t>
      </w:r>
      <w:r w:rsidR="00697145">
        <w:rPr>
          <w:bCs/>
        </w:rPr>
        <w:t>cannot</w:t>
      </w:r>
      <w:r>
        <w:rPr>
          <w:bCs/>
        </w:rPr>
        <w:t xml:space="preserve"> </w:t>
      </w:r>
      <w:del w:id="287" w:author="THEETEN Franck" w:date="2019-11-19T17:12:00Z">
        <w:r w:rsidDel="004D4E7A">
          <w:rPr>
            <w:bCs/>
          </w:rPr>
          <w:delText xml:space="preserve">presume </w:delText>
        </w:r>
      </w:del>
      <w:ins w:id="288" w:author="THEETEN Franck" w:date="2019-11-19T17:12:00Z">
        <w:r w:rsidR="004D4E7A">
          <w:rPr>
            <w:bCs/>
          </w:rPr>
          <w:t xml:space="preserve">guess </w:t>
        </w:r>
      </w:ins>
      <w:r>
        <w:rPr>
          <w:bCs/>
        </w:rPr>
        <w:t xml:space="preserve">which is the one your target. Wilson M.? Wilson Brad? You have to </w:t>
      </w:r>
      <w:del w:id="289" w:author="THEETEN Franck" w:date="2019-11-19T17:12:00Z">
        <w:r w:rsidDel="004D4E7A">
          <w:rPr>
            <w:bCs/>
          </w:rPr>
          <w:delText>precise</w:delText>
        </w:r>
      </w:del>
      <w:ins w:id="290" w:author="THEETEN Franck" w:date="2019-11-19T17:12:00Z">
        <w:r w:rsidR="004D4E7A">
          <w:rPr>
            <w:bCs/>
          </w:rPr>
          <w:t>specify</w:t>
        </w:r>
      </w:ins>
      <w:r>
        <w:rPr>
          <w:bCs/>
        </w:rPr>
        <w:t>.</w:t>
      </w:r>
    </w:p>
    <w:p w:rsidR="00C87617" w:rsidRDefault="00C87617" w:rsidP="00755417">
      <w:pPr>
        <w:rPr>
          <w:ins w:id="291" w:author="THEETEN Franck" w:date="2019-11-19T17:13:00Z"/>
          <w:bCs/>
        </w:rPr>
      </w:pPr>
      <w:r>
        <w:rPr>
          <w:bCs/>
        </w:rPr>
        <w:t xml:space="preserve">Your value could also not be recognized. This is a common situation in taxonomy. </w:t>
      </w:r>
      <w:r w:rsidR="00697145">
        <w:rPr>
          <w:bCs/>
        </w:rPr>
        <w:t>You</w:t>
      </w:r>
      <w:r>
        <w:rPr>
          <w:bCs/>
        </w:rPr>
        <w:t xml:space="preserve"> have to give precision.</w:t>
      </w:r>
    </w:p>
    <w:p w:rsidR="004D4E7A" w:rsidRDefault="004D4E7A" w:rsidP="00755417">
      <w:pPr>
        <w:rPr>
          <w:ins w:id="292" w:author="THEETEN Franck" w:date="2019-11-19T17:19:00Z"/>
          <w:bCs/>
        </w:rPr>
      </w:pPr>
      <w:ins w:id="293" w:author="THEETEN Franck" w:date="2019-11-19T17:13:00Z">
        <w:r>
          <w:rPr>
            <w:bCs/>
          </w:rPr>
          <w:t>This mechanism</w:t>
        </w:r>
      </w:ins>
      <w:ins w:id="294" w:author="THEETEN Franck" w:date="2019-11-19T17:18:00Z">
        <w:r>
          <w:rPr>
            <w:bCs/>
          </w:rPr>
          <w:t xml:space="preserve"> </w:t>
        </w:r>
      </w:ins>
      <w:ins w:id="295" w:author="THEETEN Franck" w:date="2019-11-19T17:19:00Z">
        <w:r>
          <w:rPr>
            <w:bCs/>
          </w:rPr>
          <w:t xml:space="preserve">of comparison between Darwin and the importation file concerns </w:t>
        </w:r>
      </w:ins>
      <w:ins w:id="296" w:author="THEETEN Franck" w:date="2019-11-19T17:20:00Z">
        <w:r>
          <w:rPr>
            <w:bCs/>
          </w:rPr>
          <w:t xml:space="preserve">the following concepts </w:t>
        </w:r>
      </w:ins>
      <w:ins w:id="297" w:author="THEETEN Franck" w:date="2019-11-19T17:19:00Z">
        <w:r>
          <w:rPr>
            <w:bCs/>
          </w:rPr>
          <w:t>:</w:t>
        </w:r>
      </w:ins>
    </w:p>
    <w:p w:rsidR="004D4E7A" w:rsidRDefault="004D4E7A">
      <w:pPr>
        <w:pStyle w:val="ListParagraph"/>
        <w:numPr>
          <w:ilvl w:val="0"/>
          <w:numId w:val="33"/>
        </w:numPr>
        <w:rPr>
          <w:ins w:id="298" w:author="THEETEN Franck" w:date="2019-11-19T17:19:00Z"/>
          <w:bCs/>
        </w:rPr>
        <w:pPrChange w:id="299" w:author="THEETEN Franck" w:date="2019-11-19T17:19:00Z">
          <w:pPr/>
        </w:pPrChange>
      </w:pPr>
      <w:ins w:id="300" w:author="THEETEN Franck" w:date="2019-11-19T17:19:00Z">
        <w:r>
          <w:rPr>
            <w:bCs/>
          </w:rPr>
          <w:lastRenderedPageBreak/>
          <w:t>taxon name</w:t>
        </w:r>
      </w:ins>
    </w:p>
    <w:p w:rsidR="004D4E7A" w:rsidRDefault="004D4E7A">
      <w:pPr>
        <w:pStyle w:val="ListParagraph"/>
        <w:numPr>
          <w:ilvl w:val="0"/>
          <w:numId w:val="33"/>
        </w:numPr>
        <w:rPr>
          <w:ins w:id="301" w:author="THEETEN Franck" w:date="2019-11-19T17:20:00Z"/>
          <w:bCs/>
        </w:rPr>
        <w:pPrChange w:id="302" w:author="THEETEN Franck" w:date="2019-11-19T17:19:00Z">
          <w:pPr/>
        </w:pPrChange>
      </w:pPr>
      <w:ins w:id="303" w:author="THEETEN Franck" w:date="2019-11-19T17:19:00Z">
        <w:r>
          <w:rPr>
            <w:bCs/>
          </w:rPr>
          <w:t>chronos</w:t>
        </w:r>
      </w:ins>
      <w:ins w:id="304" w:author="THEETEN Franck" w:date="2019-11-19T17:20:00Z">
        <w:r>
          <w:rPr>
            <w:bCs/>
          </w:rPr>
          <w:t>tratigraphic classification</w:t>
        </w:r>
      </w:ins>
    </w:p>
    <w:p w:rsidR="004D4E7A" w:rsidRDefault="004D4E7A">
      <w:pPr>
        <w:pStyle w:val="ListParagraph"/>
        <w:numPr>
          <w:ilvl w:val="0"/>
          <w:numId w:val="33"/>
        </w:numPr>
        <w:rPr>
          <w:ins w:id="305" w:author="THEETEN Franck" w:date="2019-11-19T17:20:00Z"/>
          <w:bCs/>
        </w:rPr>
        <w:pPrChange w:id="306" w:author="THEETEN Franck" w:date="2019-11-19T17:19:00Z">
          <w:pPr/>
        </w:pPrChange>
      </w:pPr>
      <w:ins w:id="307" w:author="THEETEN Franck" w:date="2019-11-19T17:20:00Z">
        <w:r>
          <w:rPr>
            <w:bCs/>
          </w:rPr>
          <w:t>lithostratigraphic classification</w:t>
        </w:r>
      </w:ins>
    </w:p>
    <w:p w:rsidR="004D4E7A" w:rsidRDefault="004D4E7A">
      <w:pPr>
        <w:pStyle w:val="ListParagraph"/>
        <w:numPr>
          <w:ilvl w:val="0"/>
          <w:numId w:val="33"/>
        </w:numPr>
        <w:rPr>
          <w:ins w:id="308" w:author="THEETEN Franck" w:date="2019-11-19T17:20:00Z"/>
          <w:bCs/>
        </w:rPr>
        <w:pPrChange w:id="309" w:author="THEETEN Franck" w:date="2019-11-19T17:19:00Z">
          <w:pPr/>
        </w:pPrChange>
      </w:pPr>
      <w:ins w:id="310" w:author="THEETEN Franck" w:date="2019-11-19T17:20:00Z">
        <w:r>
          <w:rPr>
            <w:bCs/>
          </w:rPr>
          <w:t>mineralogical name</w:t>
        </w:r>
      </w:ins>
    </w:p>
    <w:p w:rsidR="004D4E7A" w:rsidRDefault="004D4E7A">
      <w:pPr>
        <w:pStyle w:val="ListParagraph"/>
        <w:numPr>
          <w:ilvl w:val="0"/>
          <w:numId w:val="33"/>
        </w:numPr>
        <w:rPr>
          <w:ins w:id="311" w:author="THEETEN Franck" w:date="2019-11-19T17:20:00Z"/>
          <w:bCs/>
        </w:rPr>
        <w:pPrChange w:id="312" w:author="THEETEN Franck" w:date="2019-11-19T17:19:00Z">
          <w:pPr/>
        </w:pPrChange>
      </w:pPr>
      <w:ins w:id="313" w:author="THEETEN Franck" w:date="2019-11-19T17:20:00Z">
        <w:r>
          <w:rPr>
            <w:bCs/>
          </w:rPr>
          <w:t>lithological name</w:t>
        </w:r>
      </w:ins>
    </w:p>
    <w:p w:rsidR="004D4E7A" w:rsidRDefault="004D4E7A">
      <w:pPr>
        <w:pStyle w:val="ListParagraph"/>
        <w:numPr>
          <w:ilvl w:val="0"/>
          <w:numId w:val="33"/>
        </w:numPr>
        <w:rPr>
          <w:ins w:id="314" w:author="THEETEN Franck" w:date="2019-11-19T17:21:00Z"/>
          <w:bCs/>
        </w:rPr>
        <w:pPrChange w:id="315" w:author="THEETEN Franck" w:date="2019-11-19T17:19:00Z">
          <w:pPr/>
        </w:pPrChange>
      </w:pPr>
      <w:ins w:id="316" w:author="THEETEN Franck" w:date="2019-11-19T17:21:00Z">
        <w:r>
          <w:rPr>
            <w:bCs/>
          </w:rPr>
          <w:t>institution name</w:t>
        </w:r>
      </w:ins>
    </w:p>
    <w:p w:rsidR="004D4E7A" w:rsidRPr="004D4E7A" w:rsidRDefault="004D4E7A">
      <w:pPr>
        <w:pStyle w:val="ListParagraph"/>
        <w:numPr>
          <w:ilvl w:val="0"/>
          <w:numId w:val="33"/>
        </w:numPr>
        <w:rPr>
          <w:ins w:id="317" w:author="THEETEN Franck" w:date="2019-11-19T17:21:00Z"/>
          <w:bCs/>
          <w:lang w:val="fr-FR"/>
          <w:rPrChange w:id="318" w:author="THEETEN Franck" w:date="2019-11-19T17:21:00Z">
            <w:rPr>
              <w:ins w:id="319" w:author="THEETEN Franck" w:date="2019-11-19T17:21:00Z"/>
              <w:bCs/>
            </w:rPr>
          </w:rPrChange>
        </w:rPr>
        <w:pPrChange w:id="320" w:author="THEETEN Franck" w:date="2019-11-19T17:19:00Z">
          <w:pPr/>
        </w:pPrChange>
      </w:pPr>
      <w:ins w:id="321" w:author="THEETEN Franck" w:date="2019-11-19T17:21:00Z">
        <w:r w:rsidRPr="004D4E7A">
          <w:rPr>
            <w:bCs/>
            <w:lang w:val="fr-FR"/>
            <w:rPrChange w:id="322" w:author="THEETEN Franck" w:date="2019-11-19T17:21:00Z">
              <w:rPr>
                <w:bCs/>
              </w:rPr>
            </w:rPrChange>
          </w:rPr>
          <w:t>the I.G. (“Inventaire Général”) number</w:t>
        </w:r>
      </w:ins>
    </w:p>
    <w:p w:rsidR="004D4E7A" w:rsidRDefault="004D4E7A">
      <w:pPr>
        <w:pStyle w:val="ListParagraph"/>
        <w:numPr>
          <w:ilvl w:val="0"/>
          <w:numId w:val="33"/>
        </w:numPr>
        <w:rPr>
          <w:ins w:id="323" w:author="THEETEN Franck" w:date="2019-11-19T17:22:00Z"/>
          <w:bCs/>
          <w:lang w:val="fr-FR"/>
        </w:rPr>
        <w:pPrChange w:id="324" w:author="THEETEN Franck" w:date="2019-11-19T17:19:00Z">
          <w:pPr/>
        </w:pPrChange>
      </w:pPr>
      <w:ins w:id="325" w:author="THEETEN Franck" w:date="2019-11-19T17:21:00Z">
        <w:r>
          <w:rPr>
            <w:bCs/>
            <w:lang w:val="fr-FR"/>
          </w:rPr>
          <w:t>expedition name</w:t>
        </w:r>
      </w:ins>
    </w:p>
    <w:p w:rsidR="002B271F" w:rsidRDefault="002B271F">
      <w:pPr>
        <w:pStyle w:val="ListParagraph"/>
        <w:numPr>
          <w:ilvl w:val="0"/>
          <w:numId w:val="33"/>
        </w:numPr>
        <w:rPr>
          <w:ins w:id="326" w:author="THEETEN Franck" w:date="2019-11-19T17:22:00Z"/>
          <w:bCs/>
          <w:lang w:val="fr-FR"/>
        </w:rPr>
        <w:pPrChange w:id="327" w:author="THEETEN Franck" w:date="2019-11-19T17:19:00Z">
          <w:pPr/>
        </w:pPrChange>
      </w:pPr>
      <w:ins w:id="328" w:author="THEETEN Franck" w:date="2019-11-19T17:22:00Z">
        <w:r>
          <w:rPr>
            <w:bCs/>
            <w:lang w:val="fr-FR"/>
          </w:rPr>
          <w:t>identifier</w:t>
        </w:r>
      </w:ins>
    </w:p>
    <w:p w:rsidR="002B271F" w:rsidRDefault="002B271F">
      <w:pPr>
        <w:pStyle w:val="ListParagraph"/>
        <w:numPr>
          <w:ilvl w:val="0"/>
          <w:numId w:val="33"/>
        </w:numPr>
        <w:rPr>
          <w:ins w:id="329" w:author="THEETEN Franck" w:date="2019-11-19T17:22:00Z"/>
          <w:bCs/>
          <w:lang w:val="fr-FR"/>
        </w:rPr>
        <w:pPrChange w:id="330" w:author="THEETEN Franck" w:date="2019-11-19T17:19:00Z">
          <w:pPr/>
        </w:pPrChange>
      </w:pPr>
      <w:ins w:id="331" w:author="THEETEN Franck" w:date="2019-11-19T17:22:00Z">
        <w:r>
          <w:rPr>
            <w:bCs/>
            <w:lang w:val="fr-FR"/>
          </w:rPr>
          <w:t>collector</w:t>
        </w:r>
      </w:ins>
    </w:p>
    <w:p w:rsidR="002B271F" w:rsidRDefault="002B271F">
      <w:pPr>
        <w:pStyle w:val="ListParagraph"/>
        <w:numPr>
          <w:ilvl w:val="0"/>
          <w:numId w:val="33"/>
        </w:numPr>
        <w:rPr>
          <w:ins w:id="332" w:author="THEETEN Franck" w:date="2019-11-19T17:23:00Z"/>
          <w:bCs/>
          <w:lang w:val="fr-FR"/>
        </w:rPr>
        <w:pPrChange w:id="333" w:author="THEETEN Franck" w:date="2019-11-19T17:19:00Z">
          <w:pPr/>
        </w:pPrChange>
      </w:pPr>
      <w:ins w:id="334" w:author="THEETEN Franck" w:date="2019-11-19T17:22:00Z">
        <w:r>
          <w:rPr>
            <w:bCs/>
            <w:lang w:val="fr-FR"/>
          </w:rPr>
          <w:t>donator</w:t>
        </w:r>
      </w:ins>
    </w:p>
    <w:p w:rsidR="002B271F" w:rsidRDefault="002B271F">
      <w:pPr>
        <w:pStyle w:val="ListParagraph"/>
        <w:numPr>
          <w:ilvl w:val="0"/>
          <w:numId w:val="33"/>
        </w:numPr>
        <w:rPr>
          <w:ins w:id="335" w:author="THEETEN Franck" w:date="2019-11-19T17:21:00Z"/>
          <w:bCs/>
          <w:lang w:val="fr-FR"/>
        </w:rPr>
        <w:pPrChange w:id="336" w:author="THEETEN Franck" w:date="2019-11-19T17:19:00Z">
          <w:pPr/>
        </w:pPrChange>
      </w:pPr>
      <w:ins w:id="337" w:author="THEETEN Franck" w:date="2019-11-19T17:23:00Z">
        <w:r>
          <w:rPr>
            <w:bCs/>
            <w:lang w:val="fr-FR"/>
          </w:rPr>
          <w:t>institution</w:t>
        </w:r>
      </w:ins>
    </w:p>
    <w:p w:rsidR="004D4E7A" w:rsidRDefault="002B271F">
      <w:pPr>
        <w:pStyle w:val="ListParagraph"/>
        <w:numPr>
          <w:ilvl w:val="0"/>
          <w:numId w:val="33"/>
        </w:numPr>
        <w:rPr>
          <w:ins w:id="338" w:author="THEETEN Franck" w:date="2019-11-19T17:23:00Z"/>
          <w:bCs/>
        </w:rPr>
        <w:pPrChange w:id="339" w:author="THEETEN Franck" w:date="2019-11-19T17:19:00Z">
          <w:pPr/>
        </w:pPrChange>
      </w:pPr>
      <w:ins w:id="340" w:author="THEETEN Franck" w:date="2019-11-19T17:22:00Z">
        <w:r w:rsidRPr="002B271F">
          <w:rPr>
            <w:bCs/>
            <w:rPrChange w:id="341" w:author="THEETEN Franck" w:date="2019-11-19T17:22:00Z">
              <w:rPr>
                <w:bCs/>
                <w:lang w:val="fr-FR"/>
              </w:rPr>
            </w:rPrChange>
          </w:rPr>
          <w:t>the specimen code « UnitID » and main code n</w:t>
        </w:r>
        <w:r>
          <w:rPr>
            <w:bCs/>
          </w:rPr>
          <w:t>u</w:t>
        </w:r>
        <w:r w:rsidRPr="002B271F">
          <w:rPr>
            <w:bCs/>
            <w:rPrChange w:id="342" w:author="THEETEN Franck" w:date="2019-11-19T17:22:00Z">
              <w:rPr>
                <w:bCs/>
                <w:lang w:val="fr-FR"/>
              </w:rPr>
            </w:rPrChange>
          </w:rPr>
          <w:t>mber</w:t>
        </w:r>
      </w:ins>
      <w:ins w:id="343" w:author="THEETEN Franck" w:date="2019-11-19T17:54:00Z">
        <w:r w:rsidR="00AA28B7">
          <w:rPr>
            <w:bCs/>
          </w:rPr>
          <w:t xml:space="preserve"> (</w:t>
        </w:r>
        <w:r w:rsidR="00AA28B7" w:rsidRPr="00AA28B7">
          <w:rPr>
            <w:b/>
            <w:bCs/>
            <w:rPrChange w:id="344" w:author="THEETEN Franck" w:date="2019-11-19T17:55:00Z">
              <w:rPr>
                <w:bCs/>
              </w:rPr>
            </w:rPrChange>
          </w:rPr>
          <w:t>if the collection doesn’t allow duplicates</w:t>
        </w:r>
        <w:r w:rsidR="00AA28B7">
          <w:rPr>
            <w:bCs/>
          </w:rPr>
          <w:t>)</w:t>
        </w:r>
      </w:ins>
    </w:p>
    <w:p w:rsidR="002B271F" w:rsidRPr="00F714FB" w:rsidRDefault="002B271F">
      <w:pPr>
        <w:pStyle w:val="ListParagraph"/>
        <w:numPr>
          <w:ilvl w:val="0"/>
          <w:numId w:val="33"/>
        </w:numPr>
        <w:rPr>
          <w:bCs/>
        </w:rPr>
        <w:pPrChange w:id="345" w:author="THEETEN Franck" w:date="2019-11-19T17:19:00Z">
          <w:pPr/>
        </w:pPrChange>
      </w:pPr>
      <w:ins w:id="346" w:author="THEETEN Franck" w:date="2019-11-19T17:23:00Z">
        <w:r>
          <w:rPr>
            <w:bCs/>
          </w:rPr>
          <w:t>the station id (gtu id))</w:t>
        </w:r>
      </w:ins>
    </w:p>
    <w:p w:rsidR="00C87617" w:rsidRPr="00C87617" w:rsidRDefault="00C87617" w:rsidP="00755417">
      <w:pPr>
        <w:rPr>
          <w:b/>
          <w:bCs/>
          <w:i/>
        </w:rPr>
      </w:pPr>
      <w:r w:rsidRPr="00C87617">
        <w:rPr>
          <w:b/>
          <w:bCs/>
          <w:i/>
        </w:rPr>
        <w:t>What can be done?</w:t>
      </w:r>
    </w:p>
    <w:p w:rsidR="00C87617" w:rsidRDefault="00C87617" w:rsidP="00755417">
      <w:pPr>
        <w:rPr>
          <w:bCs/>
        </w:rPr>
      </w:pPr>
      <w:r>
        <w:rPr>
          <w:bCs/>
        </w:rPr>
        <w:t xml:space="preserve">In both case, you have to click on </w:t>
      </w:r>
      <w:r w:rsidR="00C42BAE">
        <w:rPr>
          <w:bCs/>
        </w:rPr>
        <w:t xml:space="preserve">edit </w:t>
      </w:r>
      <w:r>
        <w:rPr>
          <w:bCs/>
        </w:rPr>
        <w:t>icon</w:t>
      </w:r>
      <w:r w:rsidR="00787989">
        <w:rPr>
          <w:bCs/>
        </w:rPr>
        <w:t xml:space="preserve"> </w:t>
      </w:r>
      <w:r>
        <w:rPr>
          <w:bCs/>
        </w:rPr>
        <w:t xml:space="preserve"> </w:t>
      </w:r>
      <w:r w:rsidR="00C42BAE">
        <w:rPr>
          <w:noProof/>
          <w:lang w:eastAsia="en-GB"/>
        </w:rPr>
        <w:drawing>
          <wp:inline distT="0" distB="0" distL="0" distR="0" wp14:anchorId="1F0EB71D" wp14:editId="12939001">
            <wp:extent cx="144000" cy="144000"/>
            <wp:effectExtent l="0" t="0" r="889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4000" cy="144000"/>
                    </a:xfrm>
                    <a:prstGeom prst="rect">
                      <a:avLst/>
                    </a:prstGeom>
                    <a:noFill/>
                    <a:ln>
                      <a:noFill/>
                    </a:ln>
                  </pic:spPr>
                </pic:pic>
              </a:graphicData>
            </a:graphic>
          </wp:inline>
        </w:drawing>
      </w:r>
      <w:r w:rsidR="00C42BAE">
        <w:rPr>
          <w:bCs/>
        </w:rPr>
        <w:t xml:space="preserve"> </w:t>
      </w:r>
      <w:r>
        <w:rPr>
          <w:bCs/>
        </w:rPr>
        <w:t xml:space="preserve">at the beginning of each line. You are then redirected to a form, that allows you, for each value in error, to search for the value in DaRWIN through the magnifier icon </w:t>
      </w:r>
      <w:r w:rsidR="00C42BAE">
        <w:rPr>
          <w:bCs/>
          <w:noProof/>
          <w:lang w:eastAsia="en-GB"/>
        </w:rPr>
        <w:drawing>
          <wp:inline distT="0" distB="0" distL="0" distR="0">
            <wp:extent cx="151130" cy="151130"/>
            <wp:effectExtent l="0" t="0" r="127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C42BAE">
        <w:rPr>
          <w:bCs/>
        </w:rPr>
        <w:t xml:space="preserve"> </w:t>
      </w:r>
      <w:r>
        <w:rPr>
          <w:bCs/>
        </w:rPr>
        <w:t>next to the field.</w:t>
      </w:r>
    </w:p>
    <w:p w:rsidR="00C87617" w:rsidRDefault="0082064B" w:rsidP="00755417">
      <w:pPr>
        <w:rPr>
          <w:bCs/>
        </w:rPr>
      </w:pPr>
      <w:r>
        <w:rPr>
          <w:noProof/>
          <w:lang w:eastAsia="en-GB"/>
        </w:rPr>
        <mc:AlternateContent>
          <mc:Choice Requires="wps">
            <w:drawing>
              <wp:anchor distT="0" distB="0" distL="114300" distR="114300" simplePos="0" relativeHeight="251687936" behindDoc="0" locked="0" layoutInCell="1" allowOverlap="1">
                <wp:simplePos x="0" y="0"/>
                <wp:positionH relativeFrom="column">
                  <wp:posOffset>76200</wp:posOffset>
                </wp:positionH>
                <wp:positionV relativeFrom="paragraph">
                  <wp:posOffset>926465</wp:posOffset>
                </wp:positionV>
                <wp:extent cx="108000" cy="104775"/>
                <wp:effectExtent l="0" t="0" r="25400" b="28575"/>
                <wp:wrapNone/>
                <wp:docPr id="7184" name="Rectangle: Rounded Corners 7184"/>
                <wp:cNvGraphicFramePr/>
                <a:graphic xmlns:a="http://schemas.openxmlformats.org/drawingml/2006/main">
                  <a:graphicData uri="http://schemas.microsoft.com/office/word/2010/wordprocessingShape">
                    <wps:wsp>
                      <wps:cNvSpPr/>
                      <wps:spPr>
                        <a:xfrm>
                          <a:off x="0" y="0"/>
                          <a:ext cx="108000" cy="104775"/>
                        </a:xfrm>
                        <a:prstGeom prst="roundRect">
                          <a:avLst/>
                        </a:prstGeom>
                        <a:noFill/>
                        <a:ln w="19050">
                          <a:solidFill>
                            <a:schemeClr val="accent2"/>
                          </a:solidFill>
                        </a:ln>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F34099F" id="Rectangle: Rounded Corners 7184" o:spid="_x0000_s1026" style="position:absolute;margin-left:6pt;margin-top:72.95pt;width:8.5pt;height:8.2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" filled="f" strokecolor="#ed7d31 [3205]" strokeweight="1.5pt">
                <v:stroke joinstyle="miter"/>
              </v:roundrect>
            </w:pict>
          </mc:Fallback>
        </mc:AlternateContent>
      </w:r>
      <w:r>
        <w:rPr>
          <w:noProof/>
          <w:lang w:eastAsia="en-GB"/>
        </w:rPr>
        <w:drawing>
          <wp:inline distT="0" distB="0" distL="0" distR="0" wp14:anchorId="3B71ED9A" wp14:editId="276CCB89">
            <wp:extent cx="5731510" cy="2076450"/>
            <wp:effectExtent l="0" t="0" r="2540" b="0"/>
            <wp:docPr id="7185" name="Picture 7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076450"/>
                    </a:xfrm>
                    <a:prstGeom prst="rect">
                      <a:avLst/>
                    </a:prstGeom>
                  </pic:spPr>
                </pic:pic>
              </a:graphicData>
            </a:graphic>
          </wp:inline>
        </w:drawing>
      </w:r>
    </w:p>
    <w:p w:rsidR="002B271F" w:rsidRDefault="002B271F" w:rsidP="002B271F">
      <w:pPr>
        <w:jc w:val="center"/>
        <w:rPr>
          <w:ins w:id="347" w:author="THEETEN Franck" w:date="2019-11-19T17:23:00Z"/>
        </w:rPr>
      </w:pPr>
      <w:ins w:id="348" w:author="THEETEN Franck" w:date="2019-11-19T17:23:00Z">
        <w:r>
          <w:rPr>
            <w:b/>
          </w:rPr>
          <w:t>Fig 6. The “edit import” button (to specific field)</w:t>
        </w:r>
      </w:ins>
    </w:p>
    <w:p w:rsidR="0082064B" w:rsidRDefault="0082064B" w:rsidP="00755417">
      <w:pPr>
        <w:rPr>
          <w:bCs/>
        </w:rPr>
      </w:pPr>
    </w:p>
    <w:p w:rsidR="0082064B" w:rsidRDefault="0082064B" w:rsidP="00755417">
      <w:pPr>
        <w:rPr>
          <w:bCs/>
        </w:rPr>
      </w:pPr>
    </w:p>
    <w:p w:rsidR="0082064B" w:rsidRDefault="0082064B" w:rsidP="00755417">
      <w:pPr>
        <w:rPr>
          <w:ins w:id="349" w:author="THEETEN Franck" w:date="2019-11-19T17:24:00Z"/>
          <w:bCs/>
        </w:rPr>
      </w:pPr>
      <w:r>
        <w:rPr>
          <w:noProof/>
          <w:lang w:eastAsia="en-GB"/>
        </w:rPr>
        <w:lastRenderedPageBreak/>
        <w:drawing>
          <wp:inline distT="0" distB="0" distL="0" distR="0" wp14:anchorId="5E99918A" wp14:editId="1E55DE59">
            <wp:extent cx="5731510" cy="2119630"/>
            <wp:effectExtent l="0" t="0" r="2540" b="0"/>
            <wp:docPr id="7187" name="Picture 7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2119630"/>
                    </a:xfrm>
                    <a:prstGeom prst="rect">
                      <a:avLst/>
                    </a:prstGeom>
                  </pic:spPr>
                </pic:pic>
              </a:graphicData>
            </a:graphic>
          </wp:inline>
        </w:drawing>
      </w:r>
    </w:p>
    <w:p w:rsidR="00CF2E79" w:rsidRDefault="002B271F" w:rsidP="002B271F">
      <w:pPr>
        <w:jc w:val="center"/>
        <w:rPr>
          <w:ins w:id="350" w:author="THEETEN Franck" w:date="2019-11-19T18:18:00Z"/>
          <w:b/>
        </w:rPr>
      </w:pPr>
      <w:ins w:id="351" w:author="THEETEN Franck" w:date="2019-11-19T17:24:00Z">
        <w:r>
          <w:rPr>
            <w:b/>
          </w:rPr>
          <w:t xml:space="preserve">Fig 7. Example of error message (duplicates in names </w:t>
        </w:r>
      </w:ins>
      <w:ins w:id="352" w:author="THEETEN Franck" w:date="2019-11-19T17:25:00Z">
        <w:r>
          <w:rPr>
            <w:b/>
          </w:rPr>
          <w:t>o</w:t>
        </w:r>
      </w:ins>
      <w:ins w:id="353" w:author="THEETEN Franck" w:date="2019-11-19T17:24:00Z">
        <w:r>
          <w:rPr>
            <w:b/>
          </w:rPr>
          <w:t>f coll</w:t>
        </w:r>
      </w:ins>
      <w:ins w:id="354" w:author="THEETEN Franck" w:date="2019-11-19T17:25:00Z">
        <w:r>
          <w:rPr>
            <w:b/>
          </w:rPr>
          <w:t>e</w:t>
        </w:r>
      </w:ins>
      <w:ins w:id="355" w:author="THEETEN Franck" w:date="2019-11-19T17:24:00Z">
        <w:r>
          <w:rPr>
            <w:b/>
          </w:rPr>
          <w:t>ctor</w:t>
        </w:r>
      </w:ins>
      <w:ins w:id="356" w:author="THEETEN Franck" w:date="2019-11-19T17:25:00Z">
        <w:r>
          <w:rPr>
            <w:b/>
          </w:rPr>
          <w:t>s</w:t>
        </w:r>
      </w:ins>
      <w:ins w:id="357" w:author="THEETEN Franck" w:date="2019-11-19T17:24:00Z">
        <w:r>
          <w:rPr>
            <w:b/>
          </w:rPr>
          <w:t>)</w:t>
        </w:r>
      </w:ins>
    </w:p>
    <w:p w:rsidR="002B271F" w:rsidRDefault="002B271F" w:rsidP="002B271F">
      <w:pPr>
        <w:jc w:val="center"/>
        <w:rPr>
          <w:ins w:id="358" w:author="THEETEN Franck" w:date="2019-11-19T17:24:00Z"/>
        </w:rPr>
      </w:pPr>
      <w:ins w:id="359" w:author="THEETEN Franck" w:date="2019-11-19T17:25:00Z">
        <w:r>
          <w:rPr>
            <w:b/>
          </w:rPr>
          <w:t xml:space="preserve"> and </w:t>
        </w:r>
      </w:ins>
      <w:ins w:id="360" w:author="THEETEN Franck" w:date="2019-11-19T18:18:00Z">
        <w:r w:rsidR="00CF2E79">
          <w:rPr>
            <w:b/>
          </w:rPr>
          <w:t xml:space="preserve">of </w:t>
        </w:r>
      </w:ins>
      <w:ins w:id="361" w:author="THEETEN Franck" w:date="2019-11-19T17:25:00Z">
        <w:r>
          <w:rPr>
            <w:b/>
          </w:rPr>
          <w:t>correction screen</w:t>
        </w:r>
      </w:ins>
    </w:p>
    <w:p w:rsidR="002B271F" w:rsidRDefault="002B271F" w:rsidP="002B271F">
      <w:pPr>
        <w:rPr>
          <w:ins w:id="362" w:author="THEETEN Franck" w:date="2019-11-19T17:24:00Z"/>
          <w:bCs/>
        </w:rPr>
      </w:pPr>
    </w:p>
    <w:p w:rsidR="002B271F" w:rsidRDefault="002B271F" w:rsidP="00755417">
      <w:pPr>
        <w:rPr>
          <w:bCs/>
        </w:rPr>
      </w:pPr>
    </w:p>
    <w:p w:rsidR="00C87617" w:rsidRDefault="00C87617" w:rsidP="00755417">
      <w:pPr>
        <w:rPr>
          <w:bCs/>
        </w:rPr>
      </w:pPr>
      <w:r>
        <w:rPr>
          <w:bCs/>
        </w:rPr>
        <w:t xml:space="preserve">It will then open a pop-up window, that is the same as </w:t>
      </w:r>
      <w:del w:id="363" w:author="THEETEN Franck" w:date="2019-11-19T17:25:00Z">
        <w:r w:rsidDel="002B271F">
          <w:rPr>
            <w:bCs/>
          </w:rPr>
          <w:delText xml:space="preserve">what </w:delText>
        </w:r>
      </w:del>
      <w:ins w:id="364" w:author="THEETEN Franck" w:date="2019-11-19T17:25:00Z">
        <w:r w:rsidR="002B271F">
          <w:rPr>
            <w:bCs/>
          </w:rPr>
          <w:t xml:space="preserve">the one </w:t>
        </w:r>
      </w:ins>
      <w:r>
        <w:rPr>
          <w:bCs/>
        </w:rPr>
        <w:t xml:space="preserve">you are used to in DaRWIN (creation of </w:t>
      </w:r>
      <w:r w:rsidR="00653635">
        <w:rPr>
          <w:bCs/>
        </w:rPr>
        <w:t>records, selecting linked info like taxon when adding a new specimen, etc.)</w:t>
      </w:r>
      <w:r>
        <w:rPr>
          <w:bCs/>
        </w:rPr>
        <w:t>. You search for your value, and click on “Choose”</w:t>
      </w:r>
      <w:ins w:id="365" w:author="THEETEN Franck" w:date="2019-11-19T17:25:00Z">
        <w:r w:rsidR="002B271F">
          <w:rPr>
            <w:bCs/>
          </w:rPr>
          <w:t xml:space="preserve"> to confirm an unambiguous value</w:t>
        </w:r>
      </w:ins>
      <w:r>
        <w:rPr>
          <w:bCs/>
        </w:rPr>
        <w:t>, or you can create it, and then choose it.</w:t>
      </w:r>
    </w:p>
    <w:p w:rsidR="0082064B" w:rsidRDefault="0082064B" w:rsidP="00755417">
      <w:pPr>
        <w:rPr>
          <w:ins w:id="366" w:author="THEETEN Franck" w:date="2019-11-19T17:30:00Z"/>
          <w:bCs/>
        </w:rPr>
      </w:pPr>
      <w:r>
        <w:rPr>
          <w:noProof/>
          <w:lang w:eastAsia="en-GB"/>
        </w:rPr>
        <w:drawing>
          <wp:inline distT="0" distB="0" distL="0" distR="0" wp14:anchorId="04599633" wp14:editId="28430097">
            <wp:extent cx="5731510" cy="2319020"/>
            <wp:effectExtent l="0" t="0" r="2540" b="5080"/>
            <wp:docPr id="7188" name="Picture 7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319020"/>
                    </a:xfrm>
                    <a:prstGeom prst="rect">
                      <a:avLst/>
                    </a:prstGeom>
                  </pic:spPr>
                </pic:pic>
              </a:graphicData>
            </a:graphic>
          </wp:inline>
        </w:drawing>
      </w:r>
    </w:p>
    <w:p w:rsidR="0041423C" w:rsidRDefault="0041423C" w:rsidP="0041423C">
      <w:pPr>
        <w:jc w:val="center"/>
        <w:rPr>
          <w:ins w:id="367" w:author="THEETEN Franck" w:date="2019-11-19T17:30:00Z"/>
        </w:rPr>
      </w:pPr>
      <w:ins w:id="368" w:author="THEETEN Franck" w:date="2019-11-19T17:30:00Z">
        <w:r>
          <w:rPr>
            <w:b/>
          </w:rPr>
          <w:t xml:space="preserve">Fig </w:t>
        </w:r>
        <w:r w:rsidR="001F506D">
          <w:rPr>
            <w:b/>
          </w:rPr>
          <w:t>8: disambiguating a collector (</w:t>
        </w:r>
      </w:ins>
      <w:ins w:id="369" w:author="THEETEN Franck" w:date="2019-11-19T17:31:00Z">
        <w:r w:rsidR="001F506D">
          <w:rPr>
            <w:b/>
          </w:rPr>
          <w:t>initials replaced by complete surname</w:t>
        </w:r>
      </w:ins>
      <w:ins w:id="370" w:author="THEETEN Franck" w:date="2019-11-19T17:30:00Z">
        <w:r w:rsidR="001F506D">
          <w:rPr>
            <w:b/>
          </w:rPr>
          <w:t>)</w:t>
        </w:r>
      </w:ins>
    </w:p>
    <w:p w:rsidR="0041423C" w:rsidRDefault="0041423C" w:rsidP="0041423C">
      <w:pPr>
        <w:rPr>
          <w:ins w:id="371" w:author="THEETEN Franck" w:date="2019-11-19T17:30:00Z"/>
          <w:bCs/>
        </w:rPr>
      </w:pPr>
    </w:p>
    <w:p w:rsidR="0041423C" w:rsidRDefault="0041423C" w:rsidP="00755417">
      <w:pPr>
        <w:rPr>
          <w:bCs/>
        </w:rPr>
      </w:pPr>
    </w:p>
    <w:p w:rsidR="00653635" w:rsidRDefault="00653635" w:rsidP="00755417">
      <w:pPr>
        <w:rPr>
          <w:bCs/>
        </w:rPr>
      </w:pPr>
      <w:r>
        <w:rPr>
          <w:bCs/>
        </w:rPr>
        <w:t xml:space="preserve">When you are done with corrections, you can click on “Update”. You can also leave the correction for </w:t>
      </w:r>
      <w:r w:rsidR="00697145">
        <w:rPr>
          <w:bCs/>
        </w:rPr>
        <w:t>later and</w:t>
      </w:r>
      <w:r>
        <w:rPr>
          <w:bCs/>
        </w:rPr>
        <w:t xml:space="preserve"> click on “Back” that send you back to the list of errors.</w:t>
      </w:r>
    </w:p>
    <w:p w:rsidR="00C87617" w:rsidRDefault="00653635" w:rsidP="00755417">
      <w:pPr>
        <w:rPr>
          <w:bCs/>
        </w:rPr>
      </w:pPr>
      <w:r>
        <w:rPr>
          <w:bCs/>
        </w:rPr>
        <w:t>When you click on “Update”, t</w:t>
      </w:r>
      <w:r w:rsidR="00C87617">
        <w:rPr>
          <w:bCs/>
        </w:rPr>
        <w:t xml:space="preserve">he system will update </w:t>
      </w:r>
      <w:del w:id="372" w:author="THEETEN Franck" w:date="2019-11-19T17:26:00Z">
        <w:r w:rsidR="00C87617" w:rsidDel="002B271F">
          <w:rPr>
            <w:bCs/>
          </w:rPr>
          <w:delText>info</w:delText>
        </w:r>
      </w:del>
      <w:ins w:id="373" w:author="THEETEN Franck" w:date="2019-11-19T17:26:00Z">
        <w:r w:rsidR="002B271F">
          <w:rPr>
            <w:bCs/>
          </w:rPr>
          <w:t>information</w:t>
        </w:r>
      </w:ins>
      <w:r w:rsidR="00C87617">
        <w:rPr>
          <w:bCs/>
        </w:rPr>
        <w:t xml:space="preserve"> from data you have imported in temporary file, to make them match existing data in DaRWIN. If </w:t>
      </w:r>
      <w:del w:id="374" w:author="THEETEN Franck" w:date="2019-11-19T17:26:00Z">
        <w:r w:rsidR="00C87617" w:rsidDel="002B271F">
          <w:rPr>
            <w:bCs/>
          </w:rPr>
          <w:delText xml:space="preserve">an </w:delText>
        </w:r>
      </w:del>
      <w:ins w:id="375" w:author="THEETEN Franck" w:date="2019-11-19T17:26:00Z">
        <w:r w:rsidR="002B271F">
          <w:rPr>
            <w:bCs/>
          </w:rPr>
          <w:t xml:space="preserve">the same </w:t>
        </w:r>
      </w:ins>
      <w:r w:rsidR="00C87617">
        <w:rPr>
          <w:bCs/>
        </w:rPr>
        <w:t>error</w:t>
      </w:r>
      <w:ins w:id="376" w:author="THEETEN Franck" w:date="2019-11-19T17:26:00Z">
        <w:r w:rsidR="002B271F">
          <w:rPr>
            <w:bCs/>
          </w:rPr>
          <w:t xml:space="preserve"> (same data for same fields)</w:t>
        </w:r>
      </w:ins>
      <w:r w:rsidR="00C87617">
        <w:rPr>
          <w:bCs/>
        </w:rPr>
        <w:t xml:space="preserve"> is present more than </w:t>
      </w:r>
      <w:del w:id="377" w:author="THEETEN Franck" w:date="2019-11-19T17:26:00Z">
        <w:r w:rsidR="00C87617" w:rsidDel="002B271F">
          <w:rPr>
            <w:bCs/>
          </w:rPr>
          <w:delText>one time</w:delText>
        </w:r>
      </w:del>
      <w:ins w:id="378" w:author="THEETEN Franck" w:date="2019-11-19T17:26:00Z">
        <w:r w:rsidR="002B271F">
          <w:rPr>
            <w:bCs/>
          </w:rPr>
          <w:t>once</w:t>
        </w:r>
      </w:ins>
      <w:r w:rsidR="00C87617">
        <w:rPr>
          <w:bCs/>
        </w:rPr>
        <w:t xml:space="preserve">, one correction is </w:t>
      </w:r>
      <w:r w:rsidR="00B02332">
        <w:rPr>
          <w:bCs/>
        </w:rPr>
        <w:t>enough</w:t>
      </w:r>
      <w:ins w:id="379" w:author="THEETEN Franck" w:date="2019-11-19T17:26:00Z">
        <w:r w:rsidR="002B271F">
          <w:rPr>
            <w:bCs/>
          </w:rPr>
          <w:t xml:space="preserve"> and applied recursively </w:t>
        </w:r>
      </w:ins>
      <w:del w:id="380" w:author="THEETEN Franck" w:date="2019-11-19T17:27:00Z">
        <w:r w:rsidR="00C87617" w:rsidDel="002B271F">
          <w:rPr>
            <w:bCs/>
          </w:rPr>
          <w:delText xml:space="preserve">. </w:delText>
        </w:r>
      </w:del>
      <w:r w:rsidR="00C87617">
        <w:rPr>
          <w:bCs/>
        </w:rPr>
        <w:t xml:space="preserve">The system will update all lines </w:t>
      </w:r>
      <w:del w:id="381" w:author="THEETEN Franck" w:date="2019-11-19T17:27:00Z">
        <w:r w:rsidR="00C87617" w:rsidDel="002B271F">
          <w:rPr>
            <w:bCs/>
          </w:rPr>
          <w:delText>for the concerned</w:delText>
        </w:r>
      </w:del>
      <w:ins w:id="382" w:author="THEETEN Franck" w:date="2019-11-19T17:27:00Z">
        <w:r w:rsidR="002B271F">
          <w:rPr>
            <w:bCs/>
          </w:rPr>
          <w:t>having similar</w:t>
        </w:r>
      </w:ins>
      <w:r w:rsidR="00C87617">
        <w:rPr>
          <w:bCs/>
        </w:rPr>
        <w:t xml:space="preserve"> value. </w:t>
      </w:r>
    </w:p>
    <w:p w:rsidR="00DD41DC" w:rsidRPr="00DD41DC" w:rsidRDefault="00DD41DC" w:rsidP="00755417">
      <w:pPr>
        <w:rPr>
          <w:b/>
          <w:bCs/>
          <w:i/>
        </w:rPr>
      </w:pPr>
      <w:r w:rsidRPr="00DD41DC">
        <w:rPr>
          <w:b/>
          <w:bCs/>
          <w:i/>
        </w:rPr>
        <w:lastRenderedPageBreak/>
        <w:t>And what about taxonomy?</w:t>
      </w:r>
    </w:p>
    <w:p w:rsidR="00DD41DC" w:rsidRDefault="00DD41DC" w:rsidP="00755417">
      <w:pPr>
        <w:rPr>
          <w:bCs/>
        </w:rPr>
      </w:pPr>
      <w:r>
        <w:rPr>
          <w:bCs/>
        </w:rPr>
        <w:t>As previously mentioned, it is possible to use several taxonomies during one import.</w:t>
      </w:r>
    </w:p>
    <w:p w:rsidR="00C50EA9" w:rsidRDefault="00DD41DC" w:rsidP="00C50EA9">
      <w:pPr>
        <w:rPr>
          <w:bCs/>
        </w:rPr>
      </w:pPr>
      <w:r>
        <w:rPr>
          <w:bCs/>
        </w:rPr>
        <w:t>At the beginning of the import process, when you load the file,</w:t>
      </w:r>
      <w:r w:rsidR="00C50EA9">
        <w:rPr>
          <w:bCs/>
        </w:rPr>
        <w:t xml:space="preserve"> </w:t>
      </w:r>
      <w:r>
        <w:rPr>
          <w:bCs/>
        </w:rPr>
        <w:t xml:space="preserve">you </w:t>
      </w:r>
      <w:r w:rsidRPr="00755417">
        <w:rPr>
          <w:bCs/>
        </w:rPr>
        <w:t>choose one taxonomy</w:t>
      </w:r>
      <w:r w:rsidR="00C50EA9">
        <w:rPr>
          <w:bCs/>
        </w:rPr>
        <w:t>.</w:t>
      </w:r>
    </w:p>
    <w:p w:rsidR="00C50EA9" w:rsidRDefault="002B271F" w:rsidP="00C50EA9">
      <w:pPr>
        <w:rPr>
          <w:bCs/>
        </w:rPr>
      </w:pPr>
      <w:ins w:id="383" w:author="THEETEN Franck" w:date="2019-11-19T17:27:00Z">
        <w:r>
          <w:rPr>
            <w:bCs/>
          </w:rPr>
          <w:t xml:space="preserve">If </w:t>
        </w:r>
        <w:r w:rsidRPr="00755417">
          <w:rPr>
            <w:bCs/>
          </w:rPr>
          <w:t xml:space="preserve"> </w:t>
        </w:r>
        <w:r>
          <w:rPr>
            <w:bCs/>
          </w:rPr>
          <w:t>some taxonomic names are left</w:t>
        </w:r>
        <w:r w:rsidRPr="00755417">
          <w:rPr>
            <w:bCs/>
          </w:rPr>
          <w:t xml:space="preserve"> </w:t>
        </w:r>
      </w:ins>
      <w:ins w:id="384" w:author="THEETEN Franck" w:date="2019-11-19T17:28:00Z">
        <w:r>
          <w:rPr>
            <w:bCs/>
          </w:rPr>
          <w:t>un</w:t>
        </w:r>
      </w:ins>
      <w:ins w:id="385" w:author="THEETEN Franck" w:date="2019-11-19T17:27:00Z">
        <w:r w:rsidRPr="00755417">
          <w:rPr>
            <w:bCs/>
          </w:rPr>
          <w:t>recognized</w:t>
        </w:r>
        <w:r>
          <w:rPr>
            <w:bCs/>
          </w:rPr>
          <w:t xml:space="preserve"> after the first check</w:t>
        </w:r>
      </w:ins>
      <w:del w:id="386" w:author="THEETEN Franck" w:date="2019-11-19T17:28:00Z">
        <w:r w:rsidR="00C50EA9" w:rsidDel="002B271F">
          <w:rPr>
            <w:bCs/>
          </w:rPr>
          <w:delText>T</w:delText>
        </w:r>
        <w:r w:rsidR="00C50EA9" w:rsidRPr="00755417" w:rsidDel="002B271F">
          <w:rPr>
            <w:bCs/>
          </w:rPr>
          <w:delText xml:space="preserve">hrough the </w:delText>
        </w:r>
        <w:r w:rsidR="00C50EA9" w:rsidDel="002B271F">
          <w:rPr>
            <w:bCs/>
          </w:rPr>
          <w:delText xml:space="preserve">correction </w:delText>
        </w:r>
        <w:r w:rsidR="00C50EA9" w:rsidRPr="00755417" w:rsidDel="002B271F">
          <w:rPr>
            <w:bCs/>
          </w:rPr>
          <w:delText>interface</w:delText>
        </w:r>
      </w:del>
      <w:del w:id="387" w:author="THEETEN Franck" w:date="2019-11-19T17:27:00Z">
        <w:r w:rsidR="00C50EA9" w:rsidRPr="00755417" w:rsidDel="002B271F">
          <w:rPr>
            <w:bCs/>
          </w:rPr>
          <w:delText>, for taxa not recognized</w:delText>
        </w:r>
        <w:r w:rsidR="00C50EA9" w:rsidDel="002B271F">
          <w:rPr>
            <w:bCs/>
          </w:rPr>
          <w:delText xml:space="preserve"> after the first check</w:delText>
        </w:r>
      </w:del>
      <w:del w:id="388" w:author="THEETEN Franck" w:date="2019-11-19T17:28:00Z">
        <w:r w:rsidR="00C50EA9" w:rsidRPr="00755417" w:rsidDel="002B271F">
          <w:rPr>
            <w:bCs/>
          </w:rPr>
          <w:delText>,</w:delText>
        </w:r>
      </w:del>
      <w:ins w:id="389" w:author="THEETEN Franck" w:date="2019-11-19T17:28:00Z">
        <w:r>
          <w:rPr>
            <w:bCs/>
          </w:rPr>
          <w:t>,</w:t>
        </w:r>
      </w:ins>
      <w:r w:rsidR="00C50EA9" w:rsidRPr="00755417">
        <w:rPr>
          <w:bCs/>
        </w:rPr>
        <w:t xml:space="preserve"> </w:t>
      </w:r>
      <w:r w:rsidR="00C50EA9">
        <w:rPr>
          <w:bCs/>
        </w:rPr>
        <w:t xml:space="preserve">you can </w:t>
      </w:r>
      <w:r w:rsidR="00C50EA9" w:rsidRPr="00755417">
        <w:rPr>
          <w:bCs/>
        </w:rPr>
        <w:t xml:space="preserve">choose another taxonomy, and </w:t>
      </w:r>
      <w:r w:rsidR="00C50EA9">
        <w:rPr>
          <w:bCs/>
        </w:rPr>
        <w:t xml:space="preserve">click on </w:t>
      </w:r>
      <w:ins w:id="390" w:author="THEETEN Franck" w:date="2019-11-19T17:28:00Z">
        <w:r>
          <w:rPr>
            <w:bCs/>
          </w:rPr>
          <w:t>“</w:t>
        </w:r>
      </w:ins>
      <w:r w:rsidR="00C50EA9">
        <w:rPr>
          <w:bCs/>
        </w:rPr>
        <w:t>check</w:t>
      </w:r>
      <w:ins w:id="391" w:author="THEETEN Franck" w:date="2019-11-19T17:28:00Z">
        <w:r>
          <w:rPr>
            <w:bCs/>
          </w:rPr>
          <w:t xml:space="preserve">”. </w:t>
        </w:r>
      </w:ins>
      <w:del w:id="392" w:author="THEETEN Franck" w:date="2019-11-19T17:28:00Z">
        <w:r w:rsidR="00C50EA9" w:rsidDel="002B271F">
          <w:rPr>
            <w:bCs/>
          </w:rPr>
          <w:delText xml:space="preserve"> for the system to be able to</w:delText>
        </w:r>
      </w:del>
      <w:ins w:id="393" w:author="THEETEN Franck" w:date="2019-11-19T17:28:00Z">
        <w:r>
          <w:rPr>
            <w:bCs/>
          </w:rPr>
          <w:t>The system will perform a re-recheck</w:t>
        </w:r>
      </w:ins>
      <w:r w:rsidR="00C50EA9">
        <w:rPr>
          <w:bCs/>
        </w:rPr>
        <w:t xml:space="preserve"> compar</w:t>
      </w:r>
      <w:ins w:id="394" w:author="THEETEN Franck" w:date="2019-11-19T17:28:00Z">
        <w:r>
          <w:rPr>
            <w:bCs/>
          </w:rPr>
          <w:t>ing data to</w:t>
        </w:r>
      </w:ins>
      <w:del w:id="395" w:author="THEETEN Franck" w:date="2019-11-19T17:28:00Z">
        <w:r w:rsidR="00C50EA9" w:rsidDel="002B271F">
          <w:rPr>
            <w:bCs/>
          </w:rPr>
          <w:delText xml:space="preserve">e and </w:delText>
        </w:r>
      </w:del>
      <w:ins w:id="396" w:author="THEETEN Franck" w:date="2019-11-19T17:28:00Z">
        <w:r>
          <w:rPr>
            <w:bCs/>
          </w:rPr>
          <w:t xml:space="preserve"> </w:t>
        </w:r>
      </w:ins>
      <w:r w:rsidR="00C50EA9">
        <w:rPr>
          <w:bCs/>
        </w:rPr>
        <w:t>see if unrecognized taxa can be linked to this other taxonomy. By doing so, you will be redirected to the summary table page, letting the system work on the recheck. When it is done, icons for edition, import, abort</w:t>
      </w:r>
      <w:r w:rsidR="00C42BAE">
        <w:rPr>
          <w:bCs/>
        </w:rPr>
        <w:t xml:space="preserve"> import</w:t>
      </w:r>
      <w:r w:rsidR="00C50EA9">
        <w:rPr>
          <w:bCs/>
        </w:rPr>
        <w:t xml:space="preserve"> or delet</w:t>
      </w:r>
      <w:r w:rsidR="00C42BAE">
        <w:rPr>
          <w:bCs/>
        </w:rPr>
        <w:t>e import</w:t>
      </w:r>
      <w:r w:rsidR="00C50EA9">
        <w:rPr>
          <w:bCs/>
        </w:rPr>
        <w:t xml:space="preserve"> will be available again. </w:t>
      </w:r>
    </w:p>
    <w:p w:rsidR="00C50EA9" w:rsidRPr="00755417" w:rsidRDefault="00C50EA9" w:rsidP="00C50EA9">
      <w:pPr>
        <w:rPr>
          <w:bCs/>
        </w:rPr>
      </w:pPr>
      <w:r>
        <w:rPr>
          <w:bCs/>
        </w:rPr>
        <w:t xml:space="preserve">And </w:t>
      </w:r>
      <w:r w:rsidRPr="00755417">
        <w:rPr>
          <w:bCs/>
        </w:rPr>
        <w:t>so on</w:t>
      </w:r>
      <w:r>
        <w:rPr>
          <w:bCs/>
        </w:rPr>
        <w:t>, for each taxonomy you wish to use,</w:t>
      </w:r>
      <w:r w:rsidRPr="00755417">
        <w:rPr>
          <w:bCs/>
        </w:rPr>
        <w:t xml:space="preserve"> iteratively</w:t>
      </w:r>
      <w:r>
        <w:rPr>
          <w:bCs/>
        </w:rPr>
        <w:t>.</w:t>
      </w:r>
    </w:p>
    <w:p w:rsidR="0082064B" w:rsidRDefault="00674536" w:rsidP="00C50EA9">
      <w:r>
        <w:rPr>
          <w:noProof/>
          <w:lang w:eastAsia="en-GB"/>
        </w:rPr>
        <mc:AlternateContent>
          <mc:Choice Requires="wps">
            <w:drawing>
              <wp:anchor distT="0" distB="0" distL="114300" distR="114300" simplePos="0" relativeHeight="251691008" behindDoc="0" locked="0" layoutInCell="1" allowOverlap="1">
                <wp:simplePos x="0" y="0"/>
                <wp:positionH relativeFrom="column">
                  <wp:posOffset>19050</wp:posOffset>
                </wp:positionH>
                <wp:positionV relativeFrom="paragraph">
                  <wp:posOffset>2466975</wp:posOffset>
                </wp:positionV>
                <wp:extent cx="2219325" cy="247650"/>
                <wp:effectExtent l="0" t="0" r="28575" b="19050"/>
                <wp:wrapNone/>
                <wp:docPr id="7190" name="Rectangle: Rounded Corners 7190"/>
                <wp:cNvGraphicFramePr/>
                <a:graphic xmlns:a="http://schemas.openxmlformats.org/drawingml/2006/main">
                  <a:graphicData uri="http://schemas.microsoft.com/office/word/2010/wordprocessingShape">
                    <wps:wsp>
                      <wps:cNvSpPr/>
                      <wps:spPr>
                        <a:xfrm>
                          <a:off x="0" y="0"/>
                          <a:ext cx="2219325" cy="247650"/>
                        </a:xfrm>
                        <a:prstGeom prst="roundRect">
                          <a:avLst/>
                        </a:prstGeom>
                        <a:noFill/>
                        <a:ln w="19050"/>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26A2AB" id="Rectangle: Rounded Corners 7190" o:spid="_x0000_s1026" style="position:absolute;margin-left:1.5pt;margin-top:194.25pt;width:174.75pt;height:19.5pt;z-index:25169100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" filled="f" strokecolor="#ed7d31 [3205]" strokeweight="1.5pt">
                <v:stroke joinstyle="miter"/>
              </v:roundrect>
            </w:pict>
          </mc:Fallback>
        </mc:AlternateContent>
      </w:r>
      <w:r w:rsidR="00C50EA9" w:rsidRPr="00786CCD">
        <w:rPr>
          <w:noProof/>
          <w:lang w:eastAsia="en-GB"/>
        </w:rPr>
        <w:drawing>
          <wp:inline distT="0" distB="0" distL="0" distR="0" wp14:anchorId="6673BAA4" wp14:editId="00CC1DD8">
            <wp:extent cx="5731510" cy="2486025"/>
            <wp:effectExtent l="0" t="0" r="2540" b="9525"/>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t="4333" b="13668"/>
                    <a:stretch/>
                  </pic:blipFill>
                  <pic:spPr bwMode="auto">
                    <a:xfrm>
                      <a:off x="0" y="0"/>
                      <a:ext cx="5731510" cy="2486025"/>
                    </a:xfrm>
                    <a:prstGeom prst="rect">
                      <a:avLst/>
                    </a:prstGeom>
                    <a:noFill/>
                    <a:ln>
                      <a:noFill/>
                    </a:ln>
                    <a:extLst>
                      <a:ext uri="{53640926-AAD7-44D8-BBD7-CCE9431645EC}">
                        <a14:shadowObscured xmlns:a14="http://schemas.microsoft.com/office/drawing/2010/main"/>
                      </a:ext>
                    </a:extLst>
                  </pic:spPr>
                </pic:pic>
              </a:graphicData>
            </a:graphic>
          </wp:inline>
        </w:drawing>
      </w:r>
      <w:r w:rsidR="0082064B">
        <w:rPr>
          <w:noProof/>
          <w:lang w:eastAsia="en-GB"/>
        </w:rPr>
        <w:drawing>
          <wp:inline distT="0" distB="0" distL="0" distR="0" wp14:anchorId="27907E00" wp14:editId="05936042">
            <wp:extent cx="5731510" cy="200025"/>
            <wp:effectExtent l="0" t="0" r="2540" b="9525"/>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82645"/>
                    <a:stretch/>
                  </pic:blipFill>
                  <pic:spPr bwMode="auto">
                    <a:xfrm>
                      <a:off x="0" y="0"/>
                      <a:ext cx="5731510" cy="200025"/>
                    </a:xfrm>
                    <a:prstGeom prst="rect">
                      <a:avLst/>
                    </a:prstGeom>
                    <a:ln>
                      <a:noFill/>
                    </a:ln>
                    <a:extLst>
                      <a:ext uri="{53640926-AAD7-44D8-BBD7-CCE9431645EC}">
                        <a14:shadowObscured xmlns:a14="http://schemas.microsoft.com/office/drawing/2010/main"/>
                      </a:ext>
                    </a:extLst>
                  </pic:spPr>
                </pic:pic>
              </a:graphicData>
            </a:graphic>
          </wp:inline>
        </w:drawing>
      </w:r>
    </w:p>
    <w:p w:rsidR="00922129" w:rsidRDefault="00922129" w:rsidP="00922129">
      <w:pPr>
        <w:jc w:val="center"/>
        <w:rPr>
          <w:ins w:id="397" w:author="THEETEN Franck" w:date="2019-11-19T17:31:00Z"/>
        </w:rPr>
      </w:pPr>
      <w:ins w:id="398" w:author="THEETEN Franck" w:date="2019-11-19T17:31:00Z">
        <w:r>
          <w:rPr>
            <w:b/>
          </w:rPr>
          <w:t xml:space="preserve">Fig 9: </w:t>
        </w:r>
      </w:ins>
      <w:ins w:id="399" w:author="THEETEN Franck" w:date="2019-11-19T17:33:00Z">
        <w:r w:rsidR="00AE160A">
          <w:rPr>
            <w:b/>
          </w:rPr>
          <w:t>Change reference taxonomy used at importation</w:t>
        </w:r>
      </w:ins>
    </w:p>
    <w:p w:rsidR="00F25020" w:rsidRDefault="00F25020" w:rsidP="00C50EA9"/>
    <w:p w:rsidR="00F25020" w:rsidRDefault="00F25020" w:rsidP="00F25020">
      <w:pPr>
        <w:rPr>
          <w:ins w:id="400" w:author="THEETEN Franck" w:date="2019-11-19T17:34:00Z"/>
        </w:rPr>
      </w:pPr>
      <w:r>
        <w:rPr>
          <w:bCs/>
        </w:rPr>
        <w:t xml:space="preserve">There can also appear errors if you use the wrong format, for example for numeric fields like totalNumber. </w:t>
      </w:r>
      <w:r>
        <w:t xml:space="preserve">Import file *.txt </w:t>
      </w:r>
      <w:r w:rsidR="00C879FF">
        <w:t>must</w:t>
      </w:r>
      <w:r>
        <w:t xml:space="preserve"> be corrected and reimported in that case.</w:t>
      </w:r>
    </w:p>
    <w:p w:rsidR="00AE160A" w:rsidRPr="00F25020" w:rsidRDefault="00AE160A" w:rsidP="00F25020">
      <w:pPr>
        <w:rPr>
          <w:bCs/>
        </w:rPr>
      </w:pPr>
      <w:ins w:id="401" w:author="THEETEN Franck" w:date="2019-11-19T17:34:00Z">
        <w:r>
          <w:t xml:space="preserve">It is also possible (but not recommended) to create people’s name left unrecognized before re-checking the data. In this case the name and surname will be merged in the same field, and groups of collectors will be </w:t>
        </w:r>
      </w:ins>
      <w:ins w:id="402" w:author="THEETEN Franck" w:date="2019-11-19T17:35:00Z">
        <w:r>
          <w:t>imported</w:t>
        </w:r>
      </w:ins>
      <w:ins w:id="403" w:author="THEETEN Franck" w:date="2019-11-19T17:34:00Z">
        <w:r>
          <w:t xml:space="preserve"> as one value.</w:t>
        </w:r>
      </w:ins>
    </w:p>
    <w:p w:rsidR="004810E8" w:rsidRPr="004810E8" w:rsidRDefault="004810E8" w:rsidP="00C42BAE">
      <w:pPr>
        <w:pStyle w:val="Heading2"/>
      </w:pPr>
      <w:r w:rsidRPr="004810E8">
        <w:t xml:space="preserve">Step 4: Import </w:t>
      </w:r>
      <w:r w:rsidR="00B02332">
        <w:t>OK</w:t>
      </w:r>
      <w:r w:rsidRPr="004810E8">
        <w:t xml:space="preserve"> lines</w:t>
      </w:r>
    </w:p>
    <w:p w:rsidR="004810E8" w:rsidRDefault="00B02332" w:rsidP="00755417">
      <w:pPr>
        <w:rPr>
          <w:bCs/>
        </w:rPr>
      </w:pPr>
      <w:r>
        <w:rPr>
          <w:bCs/>
        </w:rPr>
        <w:t>You can import “OK” lines when you are done with corrections. It is also possible to import all ok lines, when some lines are still to be corrected.</w:t>
      </w:r>
    </w:p>
    <w:p w:rsidR="00B02332" w:rsidRDefault="00B02332" w:rsidP="00755417">
      <w:pPr>
        <w:rPr>
          <w:bCs/>
        </w:rPr>
      </w:pPr>
      <w:r>
        <w:rPr>
          <w:bCs/>
        </w:rPr>
        <w:t>It could happen if you have corrected a part of lines, and wish to already send them in DaRWIN, leaving remaining corrections for later.</w:t>
      </w:r>
    </w:p>
    <w:p w:rsidR="00B02332" w:rsidRDefault="00B02332" w:rsidP="00755417">
      <w:pPr>
        <w:rPr>
          <w:ins w:id="404" w:author="THEETEN Franck" w:date="2019-11-19T17:30:00Z"/>
          <w:bCs/>
        </w:rPr>
      </w:pPr>
      <w:r>
        <w:rPr>
          <w:bCs/>
        </w:rPr>
        <w:t>Or it can also be necessary if you wish to check data on 2 different taxonomies. You will then correct all lines that concern taxonomy you selected in the beginning of the import process. Then import them. And after, re-check data against another taxonomy.</w:t>
      </w:r>
      <w:r w:rsidR="00C42BAE">
        <w:rPr>
          <w:bCs/>
        </w:rPr>
        <w:t xml:space="preserve"> </w:t>
      </w:r>
    </w:p>
    <w:p w:rsidR="0041423C" w:rsidRDefault="0041423C" w:rsidP="00755417">
      <w:pPr>
        <w:rPr>
          <w:ins w:id="405" w:author="THEETEN Franck" w:date="2019-11-19T17:30:00Z"/>
          <w:bCs/>
        </w:rPr>
      </w:pPr>
    </w:p>
    <w:p w:rsidR="0041423C" w:rsidRDefault="0041423C" w:rsidP="0041423C">
      <w:pPr>
        <w:pStyle w:val="Heading2"/>
        <w:rPr>
          <w:ins w:id="406" w:author="THEETEN Franck" w:date="2019-11-19T17:30:00Z"/>
        </w:rPr>
      </w:pPr>
      <w:ins w:id="407" w:author="THEETEN Franck" w:date="2019-11-19T17:30:00Z">
        <w:r>
          <w:lastRenderedPageBreak/>
          <w:t>Create specimen numbers</w:t>
        </w:r>
      </w:ins>
    </w:p>
    <w:p w:rsidR="0041423C" w:rsidRPr="00A618DD" w:rsidRDefault="0041423C">
      <w:pPr>
        <w:rPr>
          <w:ins w:id="408" w:author="THEETEN Franck" w:date="2019-11-19T18:19:00Z"/>
          <w:color w:val="FF0000"/>
          <w:rPrChange w:id="409" w:author="THEETEN Franck" w:date="2019-11-19T18:20:00Z">
            <w:rPr>
              <w:ins w:id="410" w:author="THEETEN Franck" w:date="2019-11-19T18:19:00Z"/>
            </w:rPr>
          </w:rPrChange>
        </w:rPr>
        <w:pPrChange w:id="411" w:author="THEETEN Franck" w:date="2019-11-19T17:30:00Z">
          <w:pPr>
            <w:pStyle w:val="Heading2"/>
          </w:pPr>
        </w:pPrChange>
      </w:pPr>
      <w:ins w:id="412" w:author="THEETEN Franck" w:date="2019-11-19T17:30:00Z">
        <w:r>
          <w:t>The “UnitID</w:t>
        </w:r>
      </w:ins>
      <w:ins w:id="413" w:author="THEETEN Franck" w:date="2019-11-19T17:35:00Z">
        <w:r w:rsidR="00AE160A">
          <w:t>”</w:t>
        </w:r>
      </w:ins>
      <w:ins w:id="414" w:author="THEETEN Franck" w:date="2019-11-19T17:30:00Z">
        <w:r>
          <w:t xml:space="preserve"> field</w:t>
        </w:r>
      </w:ins>
      <w:ins w:id="415" w:author="THEETEN Franck" w:date="2019-11-19T17:35:00Z">
        <w:r w:rsidR="00AE160A">
          <w:t xml:space="preserve"> is</w:t>
        </w:r>
      </w:ins>
      <w:ins w:id="416" w:author="THEETEN Franck" w:date="2019-11-19T17:52:00Z">
        <w:r w:rsidR="00AA28B7">
          <w:t xml:space="preserve"> not</w:t>
        </w:r>
      </w:ins>
      <w:ins w:id="417" w:author="THEETEN Franck" w:date="2019-11-19T17:35:00Z">
        <w:r w:rsidR="00AE160A">
          <w:t xml:space="preserve"> mandatory</w:t>
        </w:r>
      </w:ins>
      <w:ins w:id="418" w:author="THEETEN Franck" w:date="2019-11-19T17:53:00Z">
        <w:r w:rsidR="00AA28B7">
          <w:t xml:space="preserve"> if the collection is configured with the </w:t>
        </w:r>
      </w:ins>
      <w:ins w:id="419" w:author="THEETEN Franck" w:date="2019-11-19T17:54:00Z">
        <w:r w:rsidR="00AA28B7">
          <w:t>“</w:t>
        </w:r>
      </w:ins>
      <w:ins w:id="420" w:author="THEETEN Franck" w:date="2019-11-19T17:53:00Z">
        <w:r w:rsidR="00AA28B7">
          <w:t>auto-i</w:t>
        </w:r>
      </w:ins>
      <w:ins w:id="421" w:author="THEETEN Franck" w:date="2019-11-19T17:54:00Z">
        <w:r w:rsidR="00AA28B7">
          <w:t>ncremented” flag on</w:t>
        </w:r>
      </w:ins>
      <w:ins w:id="422" w:author="THEETEN Franck" w:date="2019-11-19T17:35:00Z">
        <w:r w:rsidR="00AE160A">
          <w:t>. Darwin can be used to create and assign</w:t>
        </w:r>
      </w:ins>
      <w:ins w:id="423" w:author="THEETEN Franck" w:date="2019-11-19T18:20:00Z">
        <w:r w:rsidR="00DD1C71">
          <w:t xml:space="preserve"> these numbers to the specimen during the file importation of the file</w:t>
        </w:r>
      </w:ins>
      <w:ins w:id="424" w:author="THEETEN Franck" w:date="2019-11-19T18:21:00Z">
        <w:r w:rsidR="00A618DD">
          <w:t>. Please check these collection settings with the curator(s) of the physical collection, as this has an impact on label printing, loans and other domain.</w:t>
        </w:r>
      </w:ins>
    </w:p>
    <w:p w:rsidR="00CF2E79" w:rsidRPr="00F714FB" w:rsidRDefault="00A618DD">
      <w:pPr>
        <w:rPr>
          <w:ins w:id="425" w:author="THEETEN Franck" w:date="2019-11-19T17:30:00Z"/>
        </w:rPr>
        <w:pPrChange w:id="426" w:author="THEETEN Franck" w:date="2019-11-19T17:30:00Z">
          <w:pPr>
            <w:pStyle w:val="Heading2"/>
          </w:pPr>
        </w:pPrChange>
      </w:pPr>
      <w:ins w:id="427" w:author="THEETEN Franck" w:date="2019-11-19T18:20:00Z">
        <w:r>
          <w:rPr>
            <w:noProof/>
            <w:lang w:eastAsia="en-GB"/>
          </w:rPr>
          <mc:AlternateContent>
            <mc:Choice Requires="wps">
              <w:drawing>
                <wp:anchor distT="0" distB="0" distL="114300" distR="114300" simplePos="0" relativeHeight="251696128" behindDoc="0" locked="0" layoutInCell="1" allowOverlap="1">
                  <wp:simplePos x="0" y="0"/>
                  <wp:positionH relativeFrom="column">
                    <wp:posOffset>600075</wp:posOffset>
                  </wp:positionH>
                  <wp:positionV relativeFrom="paragraph">
                    <wp:posOffset>1585595</wp:posOffset>
                  </wp:positionV>
                  <wp:extent cx="3209925" cy="809625"/>
                  <wp:effectExtent l="0" t="0" r="28575" b="28575"/>
                  <wp:wrapNone/>
                  <wp:docPr id="7200" name="Rectangle 7200"/>
                  <wp:cNvGraphicFramePr/>
                  <a:graphic xmlns:a="http://schemas.openxmlformats.org/drawingml/2006/main">
                    <a:graphicData uri="http://schemas.microsoft.com/office/word/2010/wordprocessingShape">
                      <wps:wsp>
                        <wps:cNvSpPr/>
                        <wps:spPr>
                          <a:xfrm>
                            <a:off x="0" y="0"/>
                            <a:ext cx="3209925" cy="8096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102506" id="Rectangle 7200" o:spid="_x0000_s1026" style="position:absolute;margin-left:47.25pt;margin-top:124.85pt;width:252.75pt;height:63.7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" filled="f" strokecolor="red" strokeweight="1pt"/>
              </w:pict>
            </mc:Fallback>
          </mc:AlternateContent>
        </w:r>
      </w:ins>
      <w:ins w:id="428" w:author="THEETEN Franck" w:date="2019-11-19T18:19:00Z">
        <w:r w:rsidR="00CF2E79">
          <w:rPr>
            <w:noProof/>
            <w:lang w:eastAsia="en-GB"/>
          </w:rPr>
          <w:drawing>
            <wp:inline distT="0" distB="0" distL="0" distR="0">
              <wp:extent cx="5724525" cy="3200400"/>
              <wp:effectExtent l="0" t="0" r="9525" b="0"/>
              <wp:docPr id="7199" name="Picture 7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4525" cy="3200400"/>
                      </a:xfrm>
                      <a:prstGeom prst="rect">
                        <a:avLst/>
                      </a:prstGeom>
                      <a:noFill/>
                      <a:ln>
                        <a:noFill/>
                      </a:ln>
                    </pic:spPr>
                  </pic:pic>
                </a:graphicData>
              </a:graphic>
            </wp:inline>
          </w:drawing>
        </w:r>
      </w:ins>
    </w:p>
    <w:p w:rsidR="00516157" w:rsidRDefault="00516157" w:rsidP="00516157">
      <w:pPr>
        <w:jc w:val="center"/>
        <w:rPr>
          <w:ins w:id="429" w:author="THEETEN Franck" w:date="2019-11-19T18:29:00Z"/>
        </w:rPr>
      </w:pPr>
      <w:ins w:id="430" w:author="THEETEN Franck" w:date="2019-11-19T18:29:00Z">
        <w:r>
          <w:rPr>
            <w:b/>
          </w:rPr>
          <w:t>Fig 10: Auto-increment settings at collection level</w:t>
        </w:r>
      </w:ins>
    </w:p>
    <w:p w:rsidR="0041423C" w:rsidRDefault="0041423C" w:rsidP="00755417">
      <w:pPr>
        <w:rPr>
          <w:ins w:id="431" w:author="THEETEN Franck" w:date="2019-11-19T18:21:00Z"/>
          <w:bCs/>
        </w:rPr>
      </w:pPr>
    </w:p>
    <w:p w:rsidR="00A618DD" w:rsidRDefault="00A618DD" w:rsidP="00755417">
      <w:pPr>
        <w:rPr>
          <w:ins w:id="432" w:author="THEETEN Franck" w:date="2019-11-19T18:21:00Z"/>
          <w:bCs/>
        </w:rPr>
      </w:pPr>
      <w:ins w:id="433" w:author="THEETEN Franck" w:date="2019-11-19T18:21:00Z">
        <w:r>
          <w:rPr>
            <w:bCs/>
          </w:rPr>
          <w:t>Auto-increment settings are :</w:t>
        </w:r>
      </w:ins>
    </w:p>
    <w:p w:rsidR="00A618DD" w:rsidRDefault="00A618DD">
      <w:pPr>
        <w:pStyle w:val="ListParagraph"/>
        <w:numPr>
          <w:ilvl w:val="0"/>
          <w:numId w:val="34"/>
        </w:numPr>
        <w:rPr>
          <w:ins w:id="434" w:author="THEETEN Franck" w:date="2019-11-19T18:22:00Z"/>
          <w:bCs/>
        </w:rPr>
        <w:pPrChange w:id="435" w:author="THEETEN Franck" w:date="2019-11-19T18:22:00Z">
          <w:pPr/>
        </w:pPrChange>
      </w:pPr>
      <w:ins w:id="436" w:author="THEETEN Franck" w:date="2019-11-19T18:22:00Z">
        <w:r>
          <w:rPr>
            <w:b/>
            <w:bCs/>
          </w:rPr>
          <w:t>Auto increment of specimen code</w:t>
        </w:r>
        <w:r>
          <w:rPr>
            <w:b/>
            <w:bCs/>
            <w:u w:val="single"/>
          </w:rPr>
          <w:t xml:space="preserve"> </w:t>
        </w:r>
        <w:r>
          <w:rPr>
            <w:b/>
            <w:bCs/>
          </w:rPr>
          <w:t xml:space="preserve">: </w:t>
        </w:r>
        <w:r>
          <w:rPr>
            <w:bCs/>
          </w:rPr>
          <w:t>enables auto-increment for the collection</w:t>
        </w:r>
      </w:ins>
    </w:p>
    <w:p w:rsidR="00A618DD" w:rsidRDefault="00A618DD">
      <w:pPr>
        <w:pStyle w:val="ListParagraph"/>
        <w:numPr>
          <w:ilvl w:val="0"/>
          <w:numId w:val="34"/>
        </w:numPr>
        <w:jc w:val="both"/>
        <w:rPr>
          <w:ins w:id="437" w:author="THEETEN Franck" w:date="2019-11-19T18:23:00Z"/>
          <w:bCs/>
        </w:rPr>
        <w:pPrChange w:id="438" w:author="THEETEN Franck" w:date="2019-11-19T18:23:00Z">
          <w:pPr/>
        </w:pPrChange>
      </w:pPr>
      <w:ins w:id="439" w:author="THEETEN Franck" w:date="2019-11-19T18:23:00Z">
        <w:r>
          <w:rPr>
            <w:b/>
            <w:bCs/>
          </w:rPr>
          <w:t>Code AI inherits :</w:t>
        </w:r>
        <w:r>
          <w:rPr>
            <w:bCs/>
          </w:rPr>
          <w:t xml:space="preserve"> if enabled, </w:t>
        </w:r>
        <w:r w:rsidRPr="00A618DD">
          <w:rPr>
            <w:bCs/>
            <w:rPrChange w:id="440" w:author="THEETEN Franck" w:date="2019-11-19T18:23:00Z">
              <w:rPr>
                <w:b/>
                <w:bCs/>
              </w:rPr>
            </w:rPrChange>
          </w:rPr>
          <w:t>sub-collections and parent collection</w:t>
        </w:r>
        <w:r>
          <w:rPr>
            <w:bCs/>
          </w:rPr>
          <w:t>s</w:t>
        </w:r>
        <w:r w:rsidRPr="00A618DD">
          <w:rPr>
            <w:bCs/>
            <w:rPrChange w:id="441" w:author="THEETEN Franck" w:date="2019-11-19T18:23:00Z">
              <w:rPr>
                <w:b/>
                <w:bCs/>
              </w:rPr>
            </w:rPrChange>
          </w:rPr>
          <w:t xml:space="preserve"> share the same </w:t>
        </w:r>
        <w:r>
          <w:rPr>
            <w:bCs/>
          </w:rPr>
          <w:t>values and sequences (useful if the sub-collection is for coll</w:t>
        </w:r>
      </w:ins>
      <w:ins w:id="442" w:author="THEETEN Franck" w:date="2019-11-19T18:24:00Z">
        <w:r>
          <w:rPr>
            <w:bCs/>
          </w:rPr>
          <w:t>e</w:t>
        </w:r>
      </w:ins>
      <w:ins w:id="443" w:author="THEETEN Franck" w:date="2019-11-19T18:23:00Z">
        <w:r>
          <w:rPr>
            <w:bCs/>
          </w:rPr>
          <w:t>cto</w:t>
        </w:r>
      </w:ins>
      <w:ins w:id="444" w:author="THEETEN Franck" w:date="2019-11-19T18:24:00Z">
        <w:r>
          <w:rPr>
            <w:bCs/>
          </w:rPr>
          <w:t>r</w:t>
        </w:r>
      </w:ins>
      <w:ins w:id="445" w:author="THEETEN Franck" w:date="2019-11-19T18:23:00Z">
        <w:r>
          <w:rPr>
            <w:bCs/>
          </w:rPr>
          <w:t>s)</w:t>
        </w:r>
      </w:ins>
    </w:p>
    <w:p w:rsidR="00A618DD" w:rsidRDefault="00A618DD">
      <w:pPr>
        <w:pStyle w:val="ListParagraph"/>
        <w:numPr>
          <w:ilvl w:val="0"/>
          <w:numId w:val="34"/>
        </w:numPr>
        <w:jc w:val="both"/>
        <w:rPr>
          <w:ins w:id="446" w:author="THEETEN Franck" w:date="2019-11-19T18:25:00Z"/>
          <w:bCs/>
        </w:rPr>
        <w:pPrChange w:id="447" w:author="THEETEN Franck" w:date="2019-11-19T18:23:00Z">
          <w:pPr/>
        </w:pPrChange>
      </w:pPr>
      <w:ins w:id="448" w:author="THEETEN Franck" w:date="2019-11-19T18:24:00Z">
        <w:r>
          <w:rPr>
            <w:b/>
            <w:bCs/>
          </w:rPr>
          <w:t>Code last value</w:t>
        </w:r>
        <w:r w:rsidR="00516157">
          <w:rPr>
            <w:bCs/>
          </w:rPr>
          <w:t xml:space="preserve"> : can re-set the base value to calculate the auto-increment (</w:t>
        </w:r>
      </w:ins>
      <w:ins w:id="449" w:author="THEETEN Franck" w:date="2019-11-19T18:25:00Z">
        <w:r w:rsidR="00516157">
          <w:rPr>
            <w:bCs/>
          </w:rPr>
          <w:t>should</w:t>
        </w:r>
      </w:ins>
      <w:ins w:id="450" w:author="THEETEN Franck" w:date="2019-11-19T18:24:00Z">
        <w:r w:rsidR="00516157">
          <w:rPr>
            <w:bCs/>
          </w:rPr>
          <w:t xml:space="preserve"> </w:t>
        </w:r>
      </w:ins>
      <w:ins w:id="451" w:author="THEETEN Franck" w:date="2019-11-19T18:25:00Z">
        <w:r w:rsidR="00516157">
          <w:rPr>
            <w:bCs/>
          </w:rPr>
          <w:t>be updated automatically). Usefull for filling (or creating) “gaps” if needed</w:t>
        </w:r>
      </w:ins>
    </w:p>
    <w:p w:rsidR="00516157" w:rsidRDefault="00516157">
      <w:pPr>
        <w:pStyle w:val="ListParagraph"/>
        <w:numPr>
          <w:ilvl w:val="0"/>
          <w:numId w:val="34"/>
        </w:numPr>
        <w:jc w:val="both"/>
        <w:rPr>
          <w:ins w:id="452" w:author="THEETEN Franck" w:date="2019-11-19T18:26:00Z"/>
          <w:bCs/>
        </w:rPr>
        <w:pPrChange w:id="453" w:author="THEETEN Franck" w:date="2019-11-19T18:23:00Z">
          <w:pPr/>
        </w:pPrChange>
      </w:pPr>
      <w:ins w:id="454" w:author="THEETEN Franck" w:date="2019-11-19T18:26:00Z">
        <w:r>
          <w:rPr>
            <w:b/>
            <w:bCs/>
          </w:rPr>
          <w:t xml:space="preserve">Auto incrementation only for new spec: </w:t>
        </w:r>
        <w:r>
          <w:rPr>
            <w:bCs/>
          </w:rPr>
          <w:t xml:space="preserve"> Not used </w:t>
        </w:r>
      </w:ins>
    </w:p>
    <w:p w:rsidR="00516157" w:rsidRDefault="00516157">
      <w:pPr>
        <w:pStyle w:val="ListParagraph"/>
        <w:numPr>
          <w:ilvl w:val="0"/>
          <w:numId w:val="34"/>
        </w:numPr>
        <w:jc w:val="both"/>
        <w:rPr>
          <w:ins w:id="455" w:author="THEETEN Franck" w:date="2019-11-19T18:28:00Z"/>
          <w:bCs/>
        </w:rPr>
        <w:pPrChange w:id="456" w:author="THEETEN Franck" w:date="2019-11-19T18:23:00Z">
          <w:pPr/>
        </w:pPrChange>
      </w:pPr>
      <w:ins w:id="457" w:author="THEETEN Franck" w:date="2019-11-19T18:26:00Z">
        <w:r>
          <w:rPr>
            <w:b/>
            <w:bCs/>
          </w:rPr>
          <w:t xml:space="preserve">Duplicate specimens codes : </w:t>
        </w:r>
        <w:r>
          <w:rPr>
            <w:bCs/>
          </w:rPr>
          <w:t>if enabled, the insertion interface enforces</w:t>
        </w:r>
      </w:ins>
      <w:ins w:id="458" w:author="THEETEN Franck" w:date="2019-11-19T18:27:00Z">
        <w:r>
          <w:rPr>
            <w:bCs/>
          </w:rPr>
          <w:t xml:space="preserve"> by default</w:t>
        </w:r>
      </w:ins>
      <w:ins w:id="459" w:author="THEETEN Franck" w:date="2019-11-19T18:26:00Z">
        <w:r>
          <w:rPr>
            <w:bCs/>
          </w:rPr>
          <w:t xml:space="preserve"> a unicity check on the main code (th</w:t>
        </w:r>
      </w:ins>
      <w:ins w:id="460" w:author="THEETEN Franck" w:date="2019-11-19T18:27:00Z">
        <w:r>
          <w:rPr>
            <w:bCs/>
          </w:rPr>
          <w:t>a</w:t>
        </w:r>
      </w:ins>
      <w:ins w:id="461" w:author="THEETEN Franck" w:date="2019-11-19T18:26:00Z">
        <w:r>
          <w:rPr>
            <w:bCs/>
          </w:rPr>
          <w:t>t can be</w:t>
        </w:r>
      </w:ins>
      <w:ins w:id="462" w:author="THEETEN Franck" w:date="2019-11-19T18:27:00Z">
        <w:r>
          <w:rPr>
            <w:bCs/>
          </w:rPr>
          <w:t xml:space="preserve"> overpassed)</w:t>
        </w:r>
      </w:ins>
      <w:ins w:id="463" w:author="THEETEN Franck" w:date="2019-11-19T18:26:00Z">
        <w:r>
          <w:rPr>
            <w:bCs/>
          </w:rPr>
          <w:t xml:space="preserve"> </w:t>
        </w:r>
      </w:ins>
      <w:ins w:id="464" w:author="THEETEN Franck" w:date="2019-11-19T18:27:00Z">
        <w:r>
          <w:rPr>
            <w:bCs/>
          </w:rPr>
          <w:t xml:space="preserve"> </w:t>
        </w:r>
      </w:ins>
    </w:p>
    <w:p w:rsidR="00516157" w:rsidRDefault="00516157">
      <w:pPr>
        <w:jc w:val="both"/>
        <w:rPr>
          <w:ins w:id="465" w:author="THEETEN Franck" w:date="2019-11-19T18:29:00Z"/>
          <w:bCs/>
        </w:rPr>
        <w:pPrChange w:id="466" w:author="THEETEN Franck" w:date="2019-11-19T18:28:00Z">
          <w:pPr/>
        </w:pPrChange>
      </w:pPr>
      <w:ins w:id="467" w:author="THEETEN Franck" w:date="2019-11-19T18:28:00Z">
        <w:r>
          <w:rPr>
            <w:bCs/>
          </w:rPr>
          <w:t xml:space="preserve">Note that by default, the import file page always enable this setting by default </w:t>
        </w:r>
      </w:ins>
      <w:ins w:id="468" w:author="THEETEN Franck" w:date="2019-11-19T18:30:00Z">
        <w:r>
          <w:rPr>
            <w:bCs/>
          </w:rPr>
          <w:t xml:space="preserve">. This setting can also be disabled when uploading the file </w:t>
        </w:r>
      </w:ins>
      <w:ins w:id="469" w:author="THEETEN Franck" w:date="2019-11-19T18:31:00Z">
        <w:r>
          <w:rPr>
            <w:bCs/>
          </w:rPr>
          <w:t>. This setting</w:t>
        </w:r>
      </w:ins>
      <w:ins w:id="470" w:author="THEETEN Franck" w:date="2019-11-19T18:30:00Z">
        <w:r>
          <w:rPr>
            <w:bCs/>
          </w:rPr>
          <w:t xml:space="preserve"> </w:t>
        </w:r>
      </w:ins>
      <w:ins w:id="471" w:author="THEETEN Franck" w:date="2019-11-19T18:31:00Z">
        <w:r>
          <w:rPr>
            <w:bCs/>
          </w:rPr>
          <w:t xml:space="preserve">at </w:t>
        </w:r>
      </w:ins>
      <w:ins w:id="472" w:author="THEETEN Franck" w:date="2019-11-19T18:30:00Z">
        <w:r>
          <w:rPr>
            <w:bCs/>
          </w:rPr>
          <w:t>collection</w:t>
        </w:r>
      </w:ins>
      <w:ins w:id="473" w:author="THEETEN Franck" w:date="2019-11-19T18:31:00Z">
        <w:r>
          <w:rPr>
            <w:bCs/>
          </w:rPr>
          <w:t xml:space="preserve"> level</w:t>
        </w:r>
      </w:ins>
      <w:ins w:id="474" w:author="THEETEN Franck" w:date="2019-11-19T18:30:00Z">
        <w:r>
          <w:rPr>
            <w:bCs/>
          </w:rPr>
          <w:t xml:space="preserve"> only specif</w:t>
        </w:r>
      </w:ins>
      <w:ins w:id="475" w:author="THEETEN Franck" w:date="2019-11-19T18:31:00Z">
        <w:r>
          <w:rPr>
            <w:bCs/>
          </w:rPr>
          <w:t>ies</w:t>
        </w:r>
      </w:ins>
      <w:ins w:id="476" w:author="THEETEN Franck" w:date="2019-11-19T18:30:00Z">
        <w:r>
          <w:rPr>
            <w:bCs/>
          </w:rPr>
          <w:t xml:space="preserve"> </w:t>
        </w:r>
      </w:ins>
      <w:ins w:id="477" w:author="THEETEN Franck" w:date="2019-11-19T18:31:00Z">
        <w:r>
          <w:rPr>
            <w:bCs/>
          </w:rPr>
          <w:t>that</w:t>
        </w:r>
      </w:ins>
      <w:ins w:id="478" w:author="THEETEN Franck" w:date="2019-11-19T18:30:00Z">
        <w:r>
          <w:rPr>
            <w:bCs/>
          </w:rPr>
          <w:t xml:space="preserve"> the check is enabled by default, but is not related to a database constrain</w:t>
        </w:r>
      </w:ins>
      <w:ins w:id="479" w:author="THEETEN Franck" w:date="2019-11-19T18:31:00Z">
        <w:r>
          <w:rPr>
            <w:bCs/>
          </w:rPr>
          <w:t>t.</w:t>
        </w:r>
      </w:ins>
    </w:p>
    <w:p w:rsidR="00516157" w:rsidRDefault="00516157">
      <w:pPr>
        <w:jc w:val="both"/>
        <w:rPr>
          <w:ins w:id="480" w:author="THEETEN Franck" w:date="2019-11-19T18:30:00Z"/>
          <w:bCs/>
        </w:rPr>
        <w:pPrChange w:id="481" w:author="THEETEN Franck" w:date="2019-11-19T18:28:00Z">
          <w:pPr/>
        </w:pPrChange>
      </w:pPr>
      <w:ins w:id="482" w:author="THEETEN Franck" w:date="2019-11-19T18:29:00Z">
        <w:r>
          <w:rPr>
            <w:bCs/>
            <w:noProof/>
            <w:lang w:eastAsia="en-GB"/>
          </w:rPr>
          <w:lastRenderedPageBreak/>
          <w:drawing>
            <wp:inline distT="0" distB="0" distL="0" distR="0">
              <wp:extent cx="5724525" cy="2181225"/>
              <wp:effectExtent l="0" t="0" r="9525" b="9525"/>
              <wp:docPr id="7201" name="Picture 7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4525" cy="2181225"/>
                      </a:xfrm>
                      <a:prstGeom prst="rect">
                        <a:avLst/>
                      </a:prstGeom>
                      <a:noFill/>
                      <a:ln>
                        <a:noFill/>
                      </a:ln>
                    </pic:spPr>
                  </pic:pic>
                </a:graphicData>
              </a:graphic>
            </wp:inline>
          </w:drawing>
        </w:r>
      </w:ins>
    </w:p>
    <w:p w:rsidR="00516157" w:rsidRDefault="00516157" w:rsidP="00516157">
      <w:pPr>
        <w:jc w:val="center"/>
        <w:rPr>
          <w:ins w:id="483" w:author="THEETEN Franck" w:date="2019-11-19T18:30:00Z"/>
        </w:rPr>
      </w:pPr>
      <w:ins w:id="484" w:author="THEETEN Franck" w:date="2019-11-19T18:30:00Z">
        <w:r>
          <w:rPr>
            <w:b/>
          </w:rPr>
          <w:t>Fig 11: Enable/disable code unicity check in file import</w:t>
        </w:r>
      </w:ins>
    </w:p>
    <w:p w:rsidR="00516157" w:rsidRPr="00F714FB" w:rsidRDefault="00516157">
      <w:pPr>
        <w:jc w:val="both"/>
        <w:rPr>
          <w:bCs/>
        </w:rPr>
        <w:pPrChange w:id="485" w:author="THEETEN Franck" w:date="2019-11-19T18:28:00Z">
          <w:pPr/>
        </w:pPrChange>
      </w:pPr>
    </w:p>
    <w:p w:rsidR="00C42BAE" w:rsidRPr="00A5577E" w:rsidRDefault="00C42BAE" w:rsidP="00C42BAE">
      <w:pPr>
        <w:pBdr>
          <w:top w:val="single" w:sz="4" w:space="1" w:color="FF0000"/>
          <w:left w:val="single" w:sz="4" w:space="4" w:color="FF0000"/>
          <w:bottom w:val="single" w:sz="4" w:space="1" w:color="FF0000"/>
          <w:right w:val="single" w:sz="4" w:space="4" w:color="FF0000"/>
        </w:pBdr>
        <w:rPr>
          <w:rFonts w:ascii="Consolas" w:hAnsi="Consolas"/>
          <w:b/>
          <w:color w:val="FF0000"/>
        </w:rPr>
      </w:pPr>
      <w:r w:rsidRPr="00A5577E">
        <w:rPr>
          <w:rFonts w:ascii="Consolas" w:hAnsi="Consolas"/>
          <w:b/>
          <w:color w:val="FF0000"/>
        </w:rPr>
        <w:t xml:space="preserve">!!! WARNING: Don’t “import ok lines” for more than one file at the same time. Once you click on “import ok lines” for an import, you have to wait for this file to be proceeded and imported before </w:t>
      </w:r>
      <w:r w:rsidR="00697145" w:rsidRPr="00A5577E">
        <w:rPr>
          <w:rFonts w:ascii="Consolas" w:hAnsi="Consolas"/>
          <w:b/>
          <w:color w:val="FF0000"/>
        </w:rPr>
        <w:t>importing</w:t>
      </w:r>
      <w:r w:rsidRPr="00A5577E">
        <w:rPr>
          <w:rFonts w:ascii="Consolas" w:hAnsi="Consolas"/>
          <w:b/>
          <w:color w:val="FF0000"/>
        </w:rPr>
        <w:t xml:space="preserve"> other lines.</w:t>
      </w:r>
      <w:ins w:id="486" w:author="THEETEN Franck" w:date="2019-11-19T17:29:00Z">
        <w:r w:rsidR="002B271F">
          <w:rPr>
            <w:rFonts w:ascii="Consolas" w:hAnsi="Consolas"/>
            <w:b/>
            <w:color w:val="FF0000"/>
          </w:rPr>
          <w:t xml:space="preserve"> The system is slow when the same user import two files at the same time</w:t>
        </w:r>
      </w:ins>
    </w:p>
    <w:p w:rsidR="00033188" w:rsidRDefault="00033188" w:rsidP="00755417">
      <w:pPr>
        <w:rPr>
          <w:bCs/>
        </w:rPr>
      </w:pPr>
    </w:p>
    <w:p w:rsidR="00033188" w:rsidRDefault="00033188" w:rsidP="00755417">
      <w:pPr>
        <w:rPr>
          <w:bCs/>
        </w:rPr>
      </w:pPr>
    </w:p>
    <w:p w:rsidR="00033188" w:rsidRDefault="00033188" w:rsidP="00755417">
      <w:pPr>
        <w:rPr>
          <w:bCs/>
        </w:rPr>
      </w:pPr>
    </w:p>
    <w:p w:rsidR="00033188" w:rsidRDefault="00033188" w:rsidP="00755417">
      <w:pPr>
        <w:rPr>
          <w:bCs/>
        </w:rPr>
      </w:pPr>
    </w:p>
    <w:p w:rsidR="00C42BAE" w:rsidRDefault="00C42BAE" w:rsidP="00C42BAE">
      <w:pPr>
        <w:pStyle w:val="Heading1"/>
        <w:sectPr w:rsidR="00C42BAE">
          <w:pgSz w:w="11906" w:h="16838"/>
          <w:pgMar w:top="1440" w:right="1440" w:bottom="1440" w:left="1440" w:header="708" w:footer="708" w:gutter="0"/>
          <w:cols w:space="708"/>
          <w:docGrid w:linePitch="360"/>
        </w:sectPr>
      </w:pPr>
    </w:p>
    <w:p w:rsidR="00C42BAE" w:rsidRDefault="00C42BAE" w:rsidP="00C42BAE">
      <w:pPr>
        <w:pStyle w:val="Heading1"/>
      </w:pPr>
      <w:r>
        <w:lastRenderedPageBreak/>
        <w:t>Localities Import</w:t>
      </w:r>
    </w:p>
    <w:p w:rsidR="00963ECD" w:rsidRPr="004810E8" w:rsidRDefault="00963ECD" w:rsidP="00963ECD">
      <w:pPr>
        <w:pStyle w:val="Heading2"/>
      </w:pPr>
      <w:r w:rsidRPr="004810E8">
        <w:t>Step 1: Prepare your file</w:t>
      </w:r>
    </w:p>
    <w:p w:rsidR="00963ECD" w:rsidRDefault="007A3FCE" w:rsidP="00963ECD">
      <w:pPr>
        <w:rPr>
          <w:bCs/>
        </w:rPr>
      </w:pPr>
      <w:ins w:id="487" w:author="THEETEN Franck" w:date="2019-11-19T18:32:00Z">
        <w:r>
          <w:rPr>
            <w:bCs/>
          </w:rPr>
          <w:t xml:space="preserve">Imported </w:t>
        </w:r>
      </w:ins>
      <w:del w:id="488" w:author="THEETEN Franck" w:date="2019-11-19T18:32:00Z">
        <w:r w:rsidR="00963ECD" w:rsidDel="007A3FCE">
          <w:rPr>
            <w:bCs/>
          </w:rPr>
          <w:delText>Your d</w:delText>
        </w:r>
      </w:del>
      <w:ins w:id="489" w:author="THEETEN Franck" w:date="2019-11-19T18:32:00Z">
        <w:r>
          <w:rPr>
            <w:bCs/>
          </w:rPr>
          <w:t>d</w:t>
        </w:r>
      </w:ins>
      <w:r w:rsidR="00963ECD">
        <w:rPr>
          <w:bCs/>
        </w:rPr>
        <w:t>ata have to be stored in a spreadsheet (Excel/LibreOffice)</w:t>
      </w:r>
      <w:ins w:id="490" w:author="THEETEN Franck" w:date="2019-11-19T18:32:00Z">
        <w:r>
          <w:rPr>
            <w:bCs/>
          </w:rPr>
          <w:t>,</w:t>
        </w:r>
      </w:ins>
      <w:r w:rsidR="00963ECD">
        <w:rPr>
          <w:bCs/>
        </w:rPr>
        <w:t xml:space="preserve"> and then </w:t>
      </w:r>
      <w:del w:id="491" w:author="THEETEN Franck" w:date="2019-11-19T18:32:00Z">
        <w:r w:rsidR="00963ECD" w:rsidDel="007A3FCE">
          <w:rPr>
            <w:bCs/>
          </w:rPr>
          <w:delText xml:space="preserve">be </w:delText>
        </w:r>
      </w:del>
      <w:r w:rsidR="00963ECD">
        <w:rPr>
          <w:bCs/>
        </w:rPr>
        <w:t>converted into a tab-delimited file (*.txt).</w:t>
      </w:r>
    </w:p>
    <w:p w:rsidR="00963ECD" w:rsidRDefault="00963ECD" w:rsidP="00963ECD">
      <w:pPr>
        <w:rPr>
          <w:bCs/>
        </w:rPr>
      </w:pPr>
      <w:r>
        <w:rPr>
          <w:bCs/>
        </w:rPr>
        <w:t xml:space="preserve">The fields available in the template are listed in </w:t>
      </w:r>
      <w:r w:rsidRPr="00B15628">
        <w:rPr>
          <w:bCs/>
        </w:rPr>
        <w:t>Annex 3</w:t>
      </w:r>
      <w:r>
        <w:rPr>
          <w:bCs/>
        </w:rPr>
        <w:t>.</w:t>
      </w:r>
    </w:p>
    <w:p w:rsidR="00963ECD" w:rsidRPr="00787989" w:rsidRDefault="00963ECD" w:rsidP="00963ECD">
      <w:r>
        <w:t>Please, use the exact same spelling.</w:t>
      </w:r>
    </w:p>
    <w:p w:rsidR="00963ECD" w:rsidRPr="004810E8" w:rsidRDefault="00963ECD" w:rsidP="00963ECD">
      <w:pPr>
        <w:pStyle w:val="Heading2"/>
      </w:pPr>
      <w:r w:rsidRPr="004810E8">
        <w:t xml:space="preserve">Step 2: Load your file </w:t>
      </w:r>
    </w:p>
    <w:p w:rsidR="00963ECD" w:rsidRPr="0012550B" w:rsidRDefault="00963ECD" w:rsidP="00963ECD">
      <w:pPr>
        <w:rPr>
          <w:smallCaps/>
        </w:rPr>
      </w:pPr>
      <w:r>
        <w:t xml:space="preserve">Import itself is a rapid process. Enter the import tool, through menu </w:t>
      </w:r>
      <w:r w:rsidRPr="0012550B">
        <w:rPr>
          <w:smallCaps/>
        </w:rPr>
        <w:t xml:space="preserve">Administration &gt; Imports &gt; </w:t>
      </w:r>
      <w:r>
        <w:rPr>
          <w:smallCaps/>
        </w:rPr>
        <w:t>Localities</w:t>
      </w:r>
    </w:p>
    <w:p w:rsidR="00F45395" w:rsidRDefault="00F45395" w:rsidP="00963ECD">
      <w:pPr>
        <w:rPr>
          <w:ins w:id="492" w:author="THEETEN Franck" w:date="2019-11-19T18:32:00Z"/>
        </w:rPr>
      </w:pPr>
      <w:r>
        <w:rPr>
          <w:noProof/>
          <w:lang w:eastAsia="en-GB"/>
        </w:rPr>
        <w:drawing>
          <wp:inline distT="0" distB="0" distL="0" distR="0" wp14:anchorId="44AEA76C" wp14:editId="16E2A79B">
            <wp:extent cx="5416144" cy="1181100"/>
            <wp:effectExtent l="0" t="0" r="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6" t="39939" r="70254" b="40344"/>
                    <a:stretch/>
                  </pic:blipFill>
                  <pic:spPr bwMode="auto">
                    <a:xfrm>
                      <a:off x="0" y="0"/>
                      <a:ext cx="5445310" cy="118746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493" w:author="THEETEN Franck" w:date="2019-11-19T18:32:00Z"/>
        </w:rPr>
      </w:pPr>
      <w:ins w:id="494" w:author="THEETEN Franck" w:date="2019-11-19T18:32:00Z">
        <w:r>
          <w:rPr>
            <w:b/>
          </w:rPr>
          <w:t>Fig 1: Navigational menu to import localit</w:t>
        </w:r>
      </w:ins>
      <w:ins w:id="495" w:author="THEETEN Franck" w:date="2019-11-19T18:33:00Z">
        <w:r w:rsidR="00BD3EBD">
          <w:rPr>
            <w:b/>
          </w:rPr>
          <w:t>i</w:t>
        </w:r>
      </w:ins>
      <w:ins w:id="496" w:author="THEETEN Franck" w:date="2019-11-19T18:32:00Z">
        <w:r>
          <w:rPr>
            <w:b/>
          </w:rPr>
          <w:t xml:space="preserve">es </w:t>
        </w:r>
      </w:ins>
      <w:ins w:id="497" w:author="THEETEN Franck" w:date="2019-11-19T18:33:00Z">
        <w:r w:rsidR="00BD3EBD">
          <w:rPr>
            <w:b/>
          </w:rPr>
          <w:t>(</w:t>
        </w:r>
      </w:ins>
    </w:p>
    <w:p w:rsidR="007A3FCE" w:rsidRDefault="007A3FCE" w:rsidP="00963ECD"/>
    <w:p w:rsidR="00BD3EBD" w:rsidRDefault="00BD3EBD" w:rsidP="00963ECD">
      <w:pPr>
        <w:rPr>
          <w:ins w:id="498" w:author="THEETEN Franck" w:date="2019-11-19T18:33:00Z"/>
        </w:rPr>
      </w:pPr>
      <w:ins w:id="499" w:author="THEETEN Franck" w:date="2019-11-19T18:33:00Z">
        <w:r>
          <w:t>These values end up in the Gtu table and it</w:t>
        </w:r>
      </w:ins>
      <w:ins w:id="500" w:author="THEETEN Franck" w:date="2019-11-19T18:34:00Z">
        <w:r>
          <w:t xml:space="preserve">s related comments, properties and tags </w:t>
        </w:r>
      </w:ins>
      <w:ins w:id="501" w:author="THEETEN Franck" w:date="2019-11-19T18:33:00Z">
        <w:r>
          <w:t>.</w:t>
        </w:r>
      </w:ins>
    </w:p>
    <w:p w:rsidR="00963ECD" w:rsidRDefault="00963ECD" w:rsidP="00963ECD">
      <w:r>
        <w:t xml:space="preserve">A summary table with </w:t>
      </w:r>
      <w:del w:id="502" w:author="THEETEN Franck" w:date="2019-11-19T18:34:00Z">
        <w:r w:rsidDel="00BD3EBD">
          <w:delText>all</w:delText>
        </w:r>
      </w:del>
      <w:r>
        <w:t xml:space="preserve"> </w:t>
      </w:r>
      <w:del w:id="503" w:author="THEETEN Franck" w:date="2019-11-19T18:34:00Z">
        <w:r w:rsidDel="00BD3EBD">
          <w:delText xml:space="preserve">previous </w:delText>
        </w:r>
      </w:del>
      <w:ins w:id="504" w:author="THEETEN Franck" w:date="2019-11-19T18:34:00Z">
        <w:r w:rsidR="00BD3EBD">
          <w:t xml:space="preserve">past </w:t>
        </w:r>
      </w:ins>
      <w:r>
        <w:t>imports appears. From this page, you can:</w:t>
      </w:r>
    </w:p>
    <w:p w:rsidR="00963ECD" w:rsidRDefault="00963ECD" w:rsidP="00963ECD">
      <w:pPr>
        <w:pStyle w:val="ListParagraph"/>
        <w:numPr>
          <w:ilvl w:val="0"/>
          <w:numId w:val="28"/>
        </w:numPr>
      </w:pPr>
      <w:r>
        <w:t>filter localities imports by filename, state or collection or show only finished files</w:t>
      </w:r>
    </w:p>
    <w:p w:rsidR="00963ECD" w:rsidRDefault="00963ECD" w:rsidP="00963ECD">
      <w:pPr>
        <w:pStyle w:val="ListParagraph"/>
        <w:numPr>
          <w:ilvl w:val="0"/>
          <w:numId w:val="28"/>
        </w:numPr>
      </w:pPr>
      <w:r>
        <w:t xml:space="preserve">sort results by id, date </w:t>
      </w:r>
    </w:p>
    <w:p w:rsidR="00963ECD" w:rsidRDefault="00963ECD" w:rsidP="00963ECD">
      <w:pPr>
        <w:pStyle w:val="ListParagraph"/>
        <w:numPr>
          <w:ilvl w:val="0"/>
          <w:numId w:val="28"/>
        </w:numPr>
      </w:pPr>
      <w:r>
        <w:t>ask to import a new file</w:t>
      </w:r>
    </w:p>
    <w:p w:rsidR="00963ECD" w:rsidRDefault="00963ECD" w:rsidP="00963ECD">
      <w:pPr>
        <w:rPr>
          <w:ins w:id="505" w:author="THEETEN Franck" w:date="2019-11-19T18:33:00Z"/>
          <w:noProof/>
        </w:rPr>
      </w:pPr>
      <w:r w:rsidRPr="00A5577E">
        <w:rPr>
          <w:bCs/>
          <w:noProof/>
          <w:lang w:eastAsia="en-GB"/>
        </w:rPr>
        <mc:AlternateContent>
          <mc:Choice Requires="wps">
            <w:drawing>
              <wp:anchor distT="0" distB="0" distL="114300" distR="114300" simplePos="0" relativeHeight="251685888" behindDoc="0" locked="0" layoutInCell="1" allowOverlap="1" wp14:anchorId="2993903B" wp14:editId="1D10F9DB">
                <wp:simplePos x="0" y="0"/>
                <wp:positionH relativeFrom="leftMargin">
                  <wp:posOffset>5407025</wp:posOffset>
                </wp:positionH>
                <wp:positionV relativeFrom="paragraph">
                  <wp:posOffset>2405380</wp:posOffset>
                </wp:positionV>
                <wp:extent cx="230505" cy="214630"/>
                <wp:effectExtent l="0" t="0" r="0" b="0"/>
                <wp:wrapNone/>
                <wp:docPr id="7172" name="Text Box 7172"/>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963ECD">
                            <w:pPr>
                              <w:rPr>
                                <w:b/>
                                <w:color w:val="ED7D31" w:themeColor="accent2"/>
                                <w:sz w:val="18"/>
                              </w:rPr>
                            </w:pPr>
                            <w:r w:rsidRPr="0036050F">
                              <w:rPr>
                                <w:b/>
                                <w:color w:val="ED7D31" w:themeColor="accent2"/>
                                <w:sz w:val="18"/>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93903B" id="Text Box 7172" o:spid="_x0000_s1032" type="#_x0000_t202" style="position:absolute;margin-left:425.75pt;margin-top:189.4pt;width:18.15pt;height:16.9pt;z-index:25168588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" filled="f" stroked="f" strokeweight=".5pt">
                <v:textbox>
                  <w:txbxContent>
                    <w:p w:rsidR="00B41F7A" w:rsidRPr="0036050F" w:rsidRDefault="00B41F7A" w:rsidP="00963ECD">
                      <w:pPr>
                        <w:rPr>
                          <w:b/>
                          <w:color w:val="ED7D31" w:themeColor="accent2"/>
                          <w:sz w:val="18"/>
                        </w:rPr>
                      </w:pPr>
                      <w:r w:rsidRPr="0036050F">
                        <w:rPr>
                          <w:b/>
                          <w:color w:val="ED7D31" w:themeColor="accent2"/>
                          <w:sz w:val="18"/>
                        </w:rPr>
                        <w:t>3</w:t>
                      </w:r>
                    </w:p>
                  </w:txbxContent>
                </v:textbox>
                <w10:wrap anchorx="margin"/>
              </v:shape>
            </w:pict>
          </mc:Fallback>
        </mc:AlternateContent>
      </w:r>
      <w:r w:rsidRPr="00A5577E">
        <w:rPr>
          <w:bCs/>
          <w:noProof/>
          <w:lang w:eastAsia="en-GB"/>
        </w:rPr>
        <w:drawing>
          <wp:anchor distT="0" distB="0" distL="114300" distR="114300" simplePos="0" relativeHeight="251683840" behindDoc="0" locked="0" layoutInCell="1" allowOverlap="1" wp14:anchorId="2F4E18E8" wp14:editId="621E47A8">
            <wp:simplePos x="0" y="0"/>
            <wp:positionH relativeFrom="column">
              <wp:posOffset>4726305</wp:posOffset>
            </wp:positionH>
            <wp:positionV relativeFrom="paragraph">
              <wp:posOffset>2371725</wp:posOffset>
            </wp:positionV>
            <wp:extent cx="269875" cy="269875"/>
            <wp:effectExtent l="0" t="0" r="0" b="0"/>
            <wp:wrapNone/>
            <wp:docPr id="7177" name="Graphic 7177" descr="Right pointing backhand 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ightpointingbackhandindex.svg"/>
                    <pic:cNvPicPr/>
                  </pic:nvPicPr>
                  <pic:blipFill>
                    <a:blip r:embed="rId18" cstate="print">
                      <a:extLst>
                        <a:ext uri="{28A0092B-C50C-407E-A947-70E740481C1C}">
                          <a14:useLocalDpi xmlns:a14="http://schemas.microsoft.com/office/drawing/2010/main" val="0"/>
                        </a:ext>
                        <a:ext uri="{96DAC541-7B7A-43D3-8B79-37D633B846F1}">
                          <asvg:svgBlip xmlns:asvg="http://schemas.microsoft.com/office/drawing/2016/SVG/main" r:embed="rId19"/>
                        </a:ext>
                      </a:extLst>
                    </a:blip>
                    <a:stretch>
                      <a:fillRect/>
                    </a:stretch>
                  </pic:blipFill>
                  <pic:spPr>
                    <a:xfrm>
                      <a:off x="0" y="0"/>
                      <a:ext cx="269875" cy="269875"/>
                    </a:xfrm>
                    <a:prstGeom prst="rect">
                      <a:avLst/>
                    </a:prstGeom>
                  </pic:spPr>
                </pic:pic>
              </a:graphicData>
            </a:graphic>
          </wp:anchor>
        </w:drawing>
      </w:r>
      <w:r w:rsidRPr="00A5577E">
        <w:rPr>
          <w:bCs/>
          <w:noProof/>
          <w:lang w:eastAsia="en-GB"/>
        </w:rPr>
        <mc:AlternateContent>
          <mc:Choice Requires="wps">
            <w:drawing>
              <wp:anchor distT="0" distB="0" distL="114300" distR="114300" simplePos="0" relativeHeight="251682816" behindDoc="0" locked="0" layoutInCell="1" allowOverlap="1" wp14:anchorId="3EAFEDE5" wp14:editId="7E463950">
                <wp:simplePos x="0" y="0"/>
                <wp:positionH relativeFrom="column">
                  <wp:posOffset>2790825</wp:posOffset>
                </wp:positionH>
                <wp:positionV relativeFrom="paragraph">
                  <wp:posOffset>777875</wp:posOffset>
                </wp:positionV>
                <wp:extent cx="262255" cy="102870"/>
                <wp:effectExtent l="0" t="0" r="61595" b="68580"/>
                <wp:wrapNone/>
                <wp:docPr id="7173" name="Straight Arrow Connector 7173"/>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751EB89" id="Straight Arrow Connector 7173" o:spid="_x0000_s1026" type="#_x0000_t32" style="position:absolute;margin-left:219.75pt;margin-top:61.25pt;width:20.65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6912" behindDoc="0" locked="0" layoutInCell="1" allowOverlap="1" wp14:anchorId="6B197D49" wp14:editId="4BE84B0A">
                <wp:simplePos x="0" y="0"/>
                <wp:positionH relativeFrom="leftMargin">
                  <wp:posOffset>644525</wp:posOffset>
                </wp:positionH>
                <wp:positionV relativeFrom="paragraph">
                  <wp:posOffset>649605</wp:posOffset>
                </wp:positionV>
                <wp:extent cx="230505" cy="214630"/>
                <wp:effectExtent l="0" t="0" r="0" b="0"/>
                <wp:wrapNone/>
                <wp:docPr id="7171" name="Text Box 7171"/>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963ECD">
                            <w:pPr>
                              <w:rPr>
                                <w:b/>
                                <w:color w:val="ED7D31" w:themeColor="accent2"/>
                                <w:sz w:val="18"/>
                              </w:rPr>
                            </w:pPr>
                            <w:r>
                              <w:rPr>
                                <w:b/>
                                <w:color w:val="ED7D31" w:themeColor="accent2"/>
                                <w:sz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197D49" id="Text Box 7171" o:spid="_x0000_s1033" type="#_x0000_t202" style="position:absolute;margin-left:50.75pt;margin-top:51.15pt;width:18.15pt;height:16.9pt;z-index:25168691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" filled="f" stroked="f" strokeweight=".5pt">
                <v:textbox>
                  <w:txbxContent>
                    <w:p w:rsidR="00B41F7A" w:rsidRPr="0036050F" w:rsidRDefault="00B41F7A" w:rsidP="00963ECD">
                      <w:pPr>
                        <w:rPr>
                          <w:b/>
                          <w:color w:val="ED7D31" w:themeColor="accent2"/>
                          <w:sz w:val="18"/>
                        </w:rPr>
                      </w:pPr>
                      <w:r>
                        <w:rPr>
                          <w:b/>
                          <w:color w:val="ED7D31" w:themeColor="accent2"/>
                          <w:sz w:val="18"/>
                        </w:rPr>
                        <w:t>2</w:t>
                      </w:r>
                    </w:p>
                  </w:txbxContent>
                </v:textbox>
                <w10:wrap anchorx="margin"/>
              </v:shape>
            </w:pict>
          </mc:Fallback>
        </mc:AlternateContent>
      </w:r>
      <w:r w:rsidRPr="00A5577E">
        <w:rPr>
          <w:bCs/>
          <w:noProof/>
          <w:lang w:eastAsia="en-GB"/>
        </w:rPr>
        <mc:AlternateContent>
          <mc:Choice Requires="wps">
            <w:drawing>
              <wp:anchor distT="0" distB="0" distL="114300" distR="114300" simplePos="0" relativeHeight="251681792" behindDoc="0" locked="0" layoutInCell="1" allowOverlap="1" wp14:anchorId="6711AB12" wp14:editId="2BDCB8DE">
                <wp:simplePos x="0" y="0"/>
                <wp:positionH relativeFrom="column">
                  <wp:posOffset>-30480</wp:posOffset>
                </wp:positionH>
                <wp:positionV relativeFrom="paragraph">
                  <wp:posOffset>786765</wp:posOffset>
                </wp:positionV>
                <wp:extent cx="262255" cy="102870"/>
                <wp:effectExtent l="0" t="0" r="61595" b="68580"/>
                <wp:wrapNone/>
                <wp:docPr id="7174" name="Straight Arrow Connector 7174"/>
                <wp:cNvGraphicFramePr/>
                <a:graphic xmlns:a="http://schemas.openxmlformats.org/drawingml/2006/main">
                  <a:graphicData uri="http://schemas.microsoft.com/office/word/2010/wordprocessingShape">
                    <wps:wsp>
                      <wps:cNvCnPr/>
                      <wps:spPr>
                        <a:xfrm>
                          <a:off x="0" y="0"/>
                          <a:ext cx="262255" cy="10287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ACE98FE" id="Straight Arrow Connector 7174" o:spid="_x0000_s1026" type="#_x0000_t32" style="position:absolute;margin-left:-2.4pt;margin-top:61.95pt;width:20.65pt;height:8.1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" strokecolor="#ed7d31 [3205]" strokeweight="1.5pt">
                <v:stroke endarrow="block" joinstyle="miter"/>
              </v:shape>
            </w:pict>
          </mc:Fallback>
        </mc:AlternateContent>
      </w:r>
      <w:r w:rsidRPr="00A5577E">
        <w:rPr>
          <w:bCs/>
          <w:noProof/>
          <w:lang w:eastAsia="en-GB"/>
        </w:rPr>
        <mc:AlternateContent>
          <mc:Choice Requires="wps">
            <w:drawing>
              <wp:anchor distT="0" distB="0" distL="114300" distR="114300" simplePos="0" relativeHeight="251680768" behindDoc="0" locked="0" layoutInCell="1" allowOverlap="1" wp14:anchorId="35FBC0FE" wp14:editId="1627AE50">
                <wp:simplePos x="0" y="0"/>
                <wp:positionH relativeFrom="column">
                  <wp:posOffset>134620</wp:posOffset>
                </wp:positionH>
                <wp:positionV relativeFrom="paragraph">
                  <wp:posOffset>201295</wp:posOffset>
                </wp:positionV>
                <wp:extent cx="5502275" cy="404495"/>
                <wp:effectExtent l="0" t="0" r="22225" b="14605"/>
                <wp:wrapNone/>
                <wp:docPr id="7176" name="Rectangle: Rounded Corners 7176"/>
                <wp:cNvGraphicFramePr/>
                <a:graphic xmlns:a="http://schemas.openxmlformats.org/drawingml/2006/main">
                  <a:graphicData uri="http://schemas.microsoft.com/office/word/2010/wordprocessingShape">
                    <wps:wsp>
                      <wps:cNvSpPr/>
                      <wps:spPr>
                        <a:xfrm>
                          <a:off x="0" y="0"/>
                          <a:ext cx="5502275" cy="404495"/>
                        </a:xfrm>
                        <a:prstGeom prst="roundRect">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7C376F9" id="Rectangle: Rounded Corners 7176" o:spid="_x0000_s1026" style="position:absolute;margin-left:10.6pt;margin-top:15.85pt;width:433.25pt;height:31.8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" filled="f" strokecolor="#ed7d31 [3205]" strokeweight="1pt">
                <v:stroke joinstyle="miter"/>
              </v:roundrect>
            </w:pict>
          </mc:Fallback>
        </mc:AlternateContent>
      </w:r>
      <w:r w:rsidRPr="00A5577E">
        <w:rPr>
          <w:bCs/>
          <w:noProof/>
          <w:lang w:eastAsia="en-GB"/>
        </w:rPr>
        <mc:AlternateContent>
          <mc:Choice Requires="wps">
            <w:drawing>
              <wp:anchor distT="0" distB="0" distL="114300" distR="114300" simplePos="0" relativeHeight="251684864" behindDoc="0" locked="0" layoutInCell="1" allowOverlap="1" wp14:anchorId="4DACE2A2" wp14:editId="7C7F2D5A">
                <wp:simplePos x="0" y="0"/>
                <wp:positionH relativeFrom="column">
                  <wp:posOffset>5636895</wp:posOffset>
                </wp:positionH>
                <wp:positionV relativeFrom="paragraph">
                  <wp:posOffset>397841</wp:posOffset>
                </wp:positionV>
                <wp:extent cx="230505" cy="214630"/>
                <wp:effectExtent l="0" t="0" r="0" b="0"/>
                <wp:wrapNone/>
                <wp:docPr id="7175" name="Text Box 7175"/>
                <wp:cNvGraphicFramePr/>
                <a:graphic xmlns:a="http://schemas.openxmlformats.org/drawingml/2006/main">
                  <a:graphicData uri="http://schemas.microsoft.com/office/word/2010/wordprocessingShape">
                    <wps:wsp>
                      <wps:cNvSpPr txBox="1"/>
                      <wps:spPr>
                        <a:xfrm>
                          <a:off x="0" y="0"/>
                          <a:ext cx="230505" cy="214630"/>
                        </a:xfrm>
                        <a:prstGeom prst="rect">
                          <a:avLst/>
                        </a:prstGeom>
                        <a:noFill/>
                        <a:ln w="6350">
                          <a:noFill/>
                        </a:ln>
                      </wps:spPr>
                      <wps:txbx>
                        <w:txbxContent>
                          <w:p w:rsidR="00B41F7A" w:rsidRPr="0036050F" w:rsidRDefault="00B41F7A" w:rsidP="00963ECD">
                            <w:pPr>
                              <w:rPr>
                                <w:b/>
                                <w:color w:val="ED7D31" w:themeColor="accent2"/>
                                <w:sz w:val="18"/>
                              </w:rPr>
                            </w:pPr>
                            <w:r w:rsidRPr="0036050F">
                              <w:rPr>
                                <w:b/>
                                <w:color w:val="ED7D31" w:themeColor="accent2"/>
                                <w:sz w:val="1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ACE2A2" id="Text Box 7175" o:spid="_x0000_s1034" type="#_x0000_t202" style="position:absolute;margin-left:443.85pt;margin-top:31.35pt;width:18.15pt;height:16.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" filled="f" stroked="f" strokeweight=".5pt">
                <v:textbox>
                  <w:txbxContent>
                    <w:p w:rsidR="00B41F7A" w:rsidRPr="0036050F" w:rsidRDefault="00B41F7A" w:rsidP="00963ECD">
                      <w:pPr>
                        <w:rPr>
                          <w:b/>
                          <w:color w:val="ED7D31" w:themeColor="accent2"/>
                          <w:sz w:val="18"/>
                        </w:rPr>
                      </w:pPr>
                      <w:r w:rsidRPr="0036050F">
                        <w:rPr>
                          <w:b/>
                          <w:color w:val="ED7D31" w:themeColor="accent2"/>
                          <w:sz w:val="18"/>
                        </w:rPr>
                        <w:t>1</w:t>
                      </w:r>
                    </w:p>
                  </w:txbxContent>
                </v:textbox>
              </v:shape>
            </w:pict>
          </mc:Fallback>
        </mc:AlternateContent>
      </w:r>
      <w:r w:rsidRPr="00963ECD">
        <w:rPr>
          <w:noProof/>
        </w:rPr>
        <w:t xml:space="preserve"> </w:t>
      </w:r>
      <w:r>
        <w:rPr>
          <w:noProof/>
          <w:lang w:eastAsia="en-GB"/>
        </w:rPr>
        <w:drawing>
          <wp:inline distT="0" distB="0" distL="0" distR="0" wp14:anchorId="37AEB4EF" wp14:editId="3E677C9C">
            <wp:extent cx="5657850" cy="2540000"/>
            <wp:effectExtent l="0" t="0" r="0" b="0"/>
            <wp:docPr id="7180" name="Picture 7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6840" r="1285"/>
                    <a:stretch/>
                  </pic:blipFill>
                  <pic:spPr bwMode="auto">
                    <a:xfrm>
                      <a:off x="0" y="0"/>
                      <a:ext cx="5657850" cy="2540000"/>
                    </a:xfrm>
                    <a:prstGeom prst="rect">
                      <a:avLst/>
                    </a:prstGeom>
                    <a:ln>
                      <a:noFill/>
                    </a:ln>
                    <a:extLst>
                      <a:ext uri="{53640926-AAD7-44D8-BBD7-CCE9431645EC}">
                        <a14:shadowObscured xmlns:a14="http://schemas.microsoft.com/office/drawing/2010/main"/>
                      </a:ext>
                    </a:extLst>
                  </pic:spPr>
                </pic:pic>
              </a:graphicData>
            </a:graphic>
          </wp:inline>
        </w:drawing>
      </w:r>
    </w:p>
    <w:p w:rsidR="007A3FCE" w:rsidRDefault="007A3FCE" w:rsidP="007A3FCE">
      <w:pPr>
        <w:jc w:val="center"/>
        <w:rPr>
          <w:ins w:id="506" w:author="THEETEN Franck" w:date="2019-11-19T18:33:00Z"/>
        </w:rPr>
      </w:pPr>
      <w:ins w:id="507" w:author="THEETEN Franck" w:date="2019-11-19T18:33:00Z">
        <w:r>
          <w:rPr>
            <w:b/>
          </w:rPr>
          <w:t xml:space="preserve">Fig </w:t>
        </w:r>
      </w:ins>
      <w:ins w:id="508" w:author="THEETEN Franck" w:date="2019-11-19T18:34:00Z">
        <w:r w:rsidR="00BD3EBD">
          <w:rPr>
            <w:b/>
          </w:rPr>
          <w:t>2</w:t>
        </w:r>
      </w:ins>
      <w:ins w:id="509" w:author="THEETEN Franck" w:date="2019-11-19T18:33:00Z">
        <w:r>
          <w:rPr>
            <w:b/>
          </w:rPr>
          <w:t xml:space="preserve">: </w:t>
        </w:r>
      </w:ins>
      <w:ins w:id="510" w:author="THEETEN Franck" w:date="2019-11-19T18:34:00Z">
        <w:r w:rsidR="00BD3EBD">
          <w:rPr>
            <w:b/>
          </w:rPr>
          <w:t>List of template import for localities</w:t>
        </w:r>
      </w:ins>
    </w:p>
    <w:p w:rsidR="007A3FCE" w:rsidRDefault="007A3FCE" w:rsidP="00963ECD"/>
    <w:p w:rsidR="00963ECD" w:rsidRDefault="00963ECD" w:rsidP="00963ECD">
      <w:r>
        <w:t>At the bottom of this table, click on “Import Localities”. You will be redirected to the import file form.</w:t>
      </w:r>
    </w:p>
    <w:p w:rsidR="00963ECD" w:rsidRDefault="00963ECD" w:rsidP="00963ECD">
      <w:r>
        <w:rPr>
          <w:noProof/>
          <w:lang w:eastAsia="en-GB"/>
        </w:rPr>
        <w:drawing>
          <wp:inline distT="0" distB="0" distL="0" distR="0" wp14:anchorId="64B261F0" wp14:editId="492E5216">
            <wp:extent cx="5731510" cy="1000760"/>
            <wp:effectExtent l="0" t="0" r="2540" b="8890"/>
            <wp:docPr id="7181" name="Picture 7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000760"/>
                    </a:xfrm>
                    <a:prstGeom prst="rect">
                      <a:avLst/>
                    </a:prstGeom>
                  </pic:spPr>
                </pic:pic>
              </a:graphicData>
            </a:graphic>
          </wp:inline>
        </w:drawing>
      </w:r>
    </w:p>
    <w:p w:rsidR="002337EC" w:rsidRDefault="002337EC" w:rsidP="002337EC">
      <w:pPr>
        <w:jc w:val="center"/>
        <w:rPr>
          <w:ins w:id="511" w:author="THEETEN Franck" w:date="2019-11-19T18:35:00Z"/>
        </w:rPr>
      </w:pPr>
      <w:ins w:id="512" w:author="THEETEN Franck" w:date="2019-11-19T18:35:00Z">
        <w:r>
          <w:rPr>
            <w:b/>
          </w:rPr>
          <w:t xml:space="preserve">Fig </w:t>
        </w:r>
      </w:ins>
      <w:ins w:id="513" w:author="THEETEN Franck" w:date="2019-11-19T18:41:00Z">
        <w:r w:rsidR="00EA1EE4">
          <w:rPr>
            <w:b/>
          </w:rPr>
          <w:t>3</w:t>
        </w:r>
      </w:ins>
      <w:ins w:id="514" w:author="THEETEN Franck" w:date="2019-11-19T18:35:00Z">
        <w:r>
          <w:rPr>
            <w:b/>
          </w:rPr>
          <w:t xml:space="preserve">: </w:t>
        </w:r>
      </w:ins>
      <w:ins w:id="515" w:author="THEETEN Franck" w:date="2019-11-19T18:41:00Z">
        <w:r w:rsidR="00EA1EE4">
          <w:rPr>
            <w:b/>
          </w:rPr>
          <w:t>Locality import interface</w:t>
        </w:r>
      </w:ins>
    </w:p>
    <w:p w:rsidR="002337EC" w:rsidRDefault="002337EC" w:rsidP="00963ECD">
      <w:pPr>
        <w:rPr>
          <w:ins w:id="516" w:author="THEETEN Franck" w:date="2019-11-19T18:35:00Z"/>
        </w:rPr>
      </w:pPr>
    </w:p>
    <w:p w:rsidR="00963ECD" w:rsidRDefault="00963ECD" w:rsidP="00963ECD">
      <w:r>
        <w:t>In this form, you mention:</w:t>
      </w:r>
    </w:p>
    <w:p w:rsidR="00963ECD" w:rsidRDefault="00963ECD">
      <w:pPr>
        <w:pStyle w:val="ListParagraph"/>
        <w:numPr>
          <w:ilvl w:val="0"/>
          <w:numId w:val="35"/>
        </w:numPr>
        <w:pPrChange w:id="517" w:author="THEETEN Franck" w:date="2019-11-19T18:42:00Z">
          <w:pPr>
            <w:pStyle w:val="ListParagraph"/>
            <w:numPr>
              <w:numId w:val="20"/>
            </w:numPr>
            <w:ind w:hanging="360"/>
          </w:pPr>
        </w:pPrChange>
      </w:pPr>
      <w:r>
        <w:t>the source database, as a reminder. Ex: “Collection Congo 1956”</w:t>
      </w:r>
    </w:p>
    <w:p w:rsidR="00963ECD" w:rsidRDefault="00963ECD">
      <w:pPr>
        <w:pStyle w:val="ListParagraph"/>
        <w:numPr>
          <w:ilvl w:val="0"/>
          <w:numId w:val="35"/>
        </w:numPr>
        <w:pPrChange w:id="518" w:author="THEETEN Franck" w:date="2019-11-19T18:42:00Z">
          <w:pPr>
            <w:pStyle w:val="ListParagraph"/>
            <w:numPr>
              <w:numId w:val="20"/>
            </w:numPr>
            <w:ind w:hanging="360"/>
          </w:pPr>
        </w:pPrChange>
      </w:pPr>
      <w:r>
        <w:t>click on the “File” field, a file explorer opens, and you can select the *.txt file containing the specimens you wish to import</w:t>
      </w:r>
    </w:p>
    <w:p w:rsidR="00963ECD" w:rsidRDefault="00963ECD">
      <w:pPr>
        <w:pStyle w:val="ListParagraph"/>
        <w:numPr>
          <w:ilvl w:val="0"/>
          <w:numId w:val="35"/>
        </w:numPr>
        <w:pPrChange w:id="519" w:author="THEETEN Franck" w:date="2019-11-19T18:42:00Z">
          <w:pPr>
            <w:pStyle w:val="ListParagraph"/>
            <w:numPr>
              <w:numId w:val="20"/>
            </w:numPr>
            <w:ind w:hanging="360"/>
          </w:pPr>
        </w:pPrChange>
      </w:pPr>
      <w:r>
        <w:t xml:space="preserve">(optional) select the collection in which specimens </w:t>
      </w:r>
      <w:del w:id="520" w:author="THEETEN Franck" w:date="2019-11-19T18:42:00Z">
        <w:r w:rsidDel="00EA1EE4">
          <w:delText xml:space="preserve">will </w:delText>
        </w:r>
      </w:del>
      <w:ins w:id="521" w:author="THEETEN Franck" w:date="2019-11-19T18:42:00Z">
        <w:r w:rsidR="00EA1EE4">
          <w:t xml:space="preserve">have to </w:t>
        </w:r>
      </w:ins>
      <w:r>
        <w:t>be imported; in this case</w:t>
      </w:r>
      <w:r w:rsidR="008925C2">
        <w:t xml:space="preserve">, you can only access it through this collection. Not </w:t>
      </w:r>
      <w:r w:rsidR="00282C72">
        <w:t>advised for a classical use of import tool.</w:t>
      </w:r>
    </w:p>
    <w:p w:rsidR="00963ECD" w:rsidRDefault="00963ECD" w:rsidP="00963ECD">
      <w:r>
        <w:t>Then, you click on submit.</w:t>
      </w:r>
    </w:p>
    <w:p w:rsidR="00963ECD" w:rsidRDefault="00963ECD" w:rsidP="00963ECD">
      <w:r>
        <w:t>Your import appears in the table, and you have to click on “Load import”.</w:t>
      </w:r>
    </w:p>
    <w:p w:rsidR="00963ECD" w:rsidRDefault="00963ECD" w:rsidP="00963ECD">
      <w:r>
        <w:t xml:space="preserve">After a few minutes, data are </w:t>
      </w:r>
      <w:r w:rsidR="0045014F">
        <w:t>loaded,</w:t>
      </w:r>
      <w:r>
        <w:t xml:space="preserve"> and system has to check them. If you refresh the page, you will see “</w:t>
      </w:r>
      <w:r w:rsidR="008925C2">
        <w:t>Load GTU in DB</w:t>
      </w:r>
      <w:r>
        <w:t xml:space="preserve">” at the end of the line. You can click. The system </w:t>
      </w:r>
      <w:r w:rsidR="00B5070F">
        <w:t>imports all data without error.</w:t>
      </w:r>
    </w:p>
    <w:p w:rsidR="00387D2B" w:rsidRPr="00963ECD" w:rsidRDefault="00387D2B" w:rsidP="00963ECD">
      <w:pPr>
        <w:rPr>
          <w:bCs/>
        </w:rPr>
      </w:pPr>
      <w:r w:rsidRPr="00963ECD">
        <w:rPr>
          <w:bCs/>
        </w:rPr>
        <w:t>After import, you can access a summary of import</w:t>
      </w:r>
      <w:r w:rsidR="00963ECD">
        <w:rPr>
          <w:bCs/>
        </w:rPr>
        <w:t xml:space="preserve"> by clicking on edit icon </w:t>
      </w:r>
      <w:r w:rsidR="00963ECD">
        <w:rPr>
          <w:bCs/>
          <w:noProof/>
          <w:lang w:eastAsia="en-GB"/>
        </w:rPr>
        <w:drawing>
          <wp:inline distT="0" distB="0" distL="0" distR="0">
            <wp:extent cx="123825" cy="123825"/>
            <wp:effectExtent l="0" t="0" r="9525" b="9525"/>
            <wp:docPr id="7170" name="Picture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23825" cy="123825"/>
                    </a:xfrm>
                    <a:prstGeom prst="rect">
                      <a:avLst/>
                    </a:prstGeom>
                    <a:noFill/>
                    <a:ln>
                      <a:noFill/>
                    </a:ln>
                  </pic:spPr>
                </pic:pic>
              </a:graphicData>
            </a:graphic>
          </wp:inline>
        </w:drawing>
      </w:r>
      <w:r w:rsidRPr="00963ECD">
        <w:rPr>
          <w:bCs/>
        </w:rPr>
        <w:t>. Lines in green were imported. Lines in orange are in error.</w:t>
      </w:r>
    </w:p>
    <w:p w:rsidR="00033188" w:rsidRDefault="00387D2B" w:rsidP="00755417">
      <w:pPr>
        <w:rPr>
          <w:bCs/>
        </w:rPr>
      </w:pPr>
      <w:r>
        <w:rPr>
          <w:bCs/>
        </w:rPr>
        <w:t>List of errors</w:t>
      </w:r>
      <w:r w:rsidR="00F25020">
        <w:rPr>
          <w:bCs/>
        </w:rPr>
        <w:t xml:space="preserve"> for code</w:t>
      </w:r>
      <w:r w:rsidR="00963ECD">
        <w:rPr>
          <w:bCs/>
        </w:rPr>
        <w:t xml:space="preserve">: </w:t>
      </w:r>
    </w:p>
    <w:p w:rsidR="00387D2B" w:rsidRPr="00963ECD" w:rsidRDefault="00387D2B" w:rsidP="00963ECD">
      <w:pPr>
        <w:pStyle w:val="ListParagraph"/>
        <w:numPr>
          <w:ilvl w:val="0"/>
          <w:numId w:val="20"/>
        </w:numPr>
        <w:rPr>
          <w:bCs/>
        </w:rPr>
      </w:pPr>
      <w:r w:rsidRPr="00EA1EE4">
        <w:rPr>
          <w:b/>
          <w:bCs/>
          <w:rPrChange w:id="522" w:author="THEETEN Franck" w:date="2019-11-19T18:42:00Z">
            <w:rPr>
              <w:bCs/>
            </w:rPr>
          </w:rPrChange>
        </w:rPr>
        <w:t>Duplicate</w:t>
      </w:r>
      <w:r w:rsidR="005001C7" w:rsidRPr="00EA1EE4">
        <w:rPr>
          <w:b/>
          <w:bCs/>
          <w:rPrChange w:id="523" w:author="THEETEN Franck" w:date="2019-11-19T18:42:00Z">
            <w:rPr>
              <w:bCs/>
            </w:rPr>
          </w:rPrChange>
        </w:rPr>
        <w:t xml:space="preserve"> code </w:t>
      </w:r>
      <w:r w:rsidRPr="00EA1EE4">
        <w:rPr>
          <w:b/>
          <w:bCs/>
          <w:rPrChange w:id="524" w:author="THEETEN Franck" w:date="2019-11-19T18:42:00Z">
            <w:rPr>
              <w:bCs/>
            </w:rPr>
          </w:rPrChange>
        </w:rPr>
        <w:t>inside</w:t>
      </w:r>
      <w:r w:rsidR="005001C7" w:rsidRPr="00EA1EE4">
        <w:rPr>
          <w:b/>
          <w:bCs/>
          <w:rPrChange w:id="525" w:author="THEETEN Franck" w:date="2019-11-19T18:42:00Z">
            <w:rPr>
              <w:bCs/>
            </w:rPr>
          </w:rPrChange>
        </w:rPr>
        <w:t xml:space="preserve"> </w:t>
      </w:r>
      <w:r w:rsidRPr="00EA1EE4">
        <w:rPr>
          <w:b/>
          <w:bCs/>
          <w:rPrChange w:id="526" w:author="THEETEN Franck" w:date="2019-11-19T18:42:00Z">
            <w:rPr>
              <w:bCs/>
            </w:rPr>
          </w:rPrChange>
        </w:rPr>
        <w:t>file</w:t>
      </w:r>
      <w:r w:rsidR="00B5070F">
        <w:rPr>
          <w:bCs/>
        </w:rPr>
        <w:t>: line is equivalent to another line in the file</w:t>
      </w:r>
      <w:r w:rsidR="00F45395">
        <w:rPr>
          <w:bCs/>
        </w:rPr>
        <w:t>.</w:t>
      </w:r>
    </w:p>
    <w:p w:rsidR="00033188" w:rsidRDefault="005001C7" w:rsidP="0045014F">
      <w:pPr>
        <w:pStyle w:val="ListParagraph"/>
        <w:numPr>
          <w:ilvl w:val="0"/>
          <w:numId w:val="20"/>
        </w:numPr>
        <w:rPr>
          <w:bCs/>
        </w:rPr>
      </w:pPr>
      <w:r w:rsidRPr="00EA1EE4">
        <w:rPr>
          <w:b/>
          <w:bCs/>
          <w:rPrChange w:id="527" w:author="THEETEN Franck" w:date="2019-11-19T18:42:00Z">
            <w:rPr>
              <w:bCs/>
            </w:rPr>
          </w:rPrChange>
        </w:rPr>
        <w:t>C</w:t>
      </w:r>
      <w:r w:rsidR="00387D2B" w:rsidRPr="00EA1EE4">
        <w:rPr>
          <w:b/>
          <w:bCs/>
          <w:rPrChange w:id="528" w:author="THEETEN Franck" w:date="2019-11-19T18:42:00Z">
            <w:rPr>
              <w:bCs/>
            </w:rPr>
          </w:rPrChange>
        </w:rPr>
        <w:t>ode</w:t>
      </w:r>
      <w:r w:rsidRPr="00EA1EE4">
        <w:rPr>
          <w:b/>
          <w:bCs/>
          <w:rPrChange w:id="529" w:author="THEETEN Franck" w:date="2019-11-19T18:42:00Z">
            <w:rPr>
              <w:bCs/>
            </w:rPr>
          </w:rPrChange>
        </w:rPr>
        <w:t xml:space="preserve"> already in DaRWIN</w:t>
      </w:r>
      <w:r w:rsidR="00B5070F" w:rsidRPr="00F45395">
        <w:rPr>
          <w:bCs/>
        </w:rPr>
        <w:t xml:space="preserve">: </w:t>
      </w:r>
      <w:r w:rsidR="00F45395" w:rsidRPr="00F45395">
        <w:rPr>
          <w:bCs/>
        </w:rPr>
        <w:t xml:space="preserve">a sampling location with the same code already exists in database. </w:t>
      </w:r>
      <w:r w:rsidR="00963ECD" w:rsidRPr="00F45395">
        <w:rPr>
          <w:bCs/>
        </w:rPr>
        <w:t>It is the possible to correct your code or to force import.</w:t>
      </w:r>
    </w:p>
    <w:p w:rsidR="00C879FF" w:rsidRDefault="00C879FF" w:rsidP="005001C7">
      <w:pPr>
        <w:jc w:val="center"/>
        <w:rPr>
          <w:bCs/>
        </w:rPr>
      </w:pPr>
      <w:r>
        <w:rPr>
          <w:noProof/>
          <w:lang w:eastAsia="en-GB"/>
        </w:rPr>
        <w:drawing>
          <wp:inline distT="0" distB="0" distL="0" distR="0" wp14:anchorId="45CD2B37" wp14:editId="33B4ACAC">
            <wp:extent cx="1600200" cy="1678898"/>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1489" r="18236"/>
                    <a:stretch/>
                  </pic:blipFill>
                  <pic:spPr bwMode="auto">
                    <a:xfrm>
                      <a:off x="0" y="0"/>
                      <a:ext cx="1606880" cy="1685906"/>
                    </a:xfrm>
                    <a:prstGeom prst="rect">
                      <a:avLst/>
                    </a:prstGeom>
                    <a:ln>
                      <a:noFill/>
                    </a:ln>
                    <a:extLst>
                      <a:ext uri="{53640926-AAD7-44D8-BBD7-CCE9431645EC}">
                        <a14:shadowObscured xmlns:a14="http://schemas.microsoft.com/office/drawing/2010/main"/>
                      </a:ext>
                    </a:extLst>
                  </pic:spPr>
                </pic:pic>
              </a:graphicData>
            </a:graphic>
          </wp:inline>
        </w:drawing>
      </w:r>
    </w:p>
    <w:p w:rsidR="00972D50" w:rsidRPr="00972D50" w:rsidRDefault="00972D50" w:rsidP="00972D50">
      <w:pPr>
        <w:rPr>
          <w:color w:val="FF0000"/>
        </w:rPr>
      </w:pPr>
      <w:r>
        <w:rPr>
          <w:color w:val="FF0000"/>
        </w:rPr>
        <w:t xml:space="preserve">WARNING !! </w:t>
      </w:r>
      <w:r w:rsidRPr="00972D50">
        <w:rPr>
          <w:color w:val="FF0000"/>
        </w:rPr>
        <w:t>If you change a sampling code because it already exists in database, don’t forget to update your specimens, in order to link the correct locality…</w:t>
      </w:r>
    </w:p>
    <w:p w:rsidR="008622CE" w:rsidRDefault="008622CE" w:rsidP="00F25020">
      <w:pPr>
        <w:rPr>
          <w:ins w:id="530" w:author="THEETEN Franck" w:date="2019-11-19T18:44:00Z"/>
          <w:bCs/>
        </w:rPr>
      </w:pPr>
    </w:p>
    <w:p w:rsidR="008622CE" w:rsidRDefault="008622CE" w:rsidP="00F25020">
      <w:pPr>
        <w:rPr>
          <w:ins w:id="531" w:author="THEETEN Franck" w:date="2019-11-19T18:44:00Z"/>
          <w:bCs/>
        </w:rPr>
      </w:pPr>
      <w:ins w:id="532" w:author="THEETEN Franck" w:date="2019-11-19T18:44:00Z">
        <w:r>
          <w:lastRenderedPageBreak/>
          <w:t>. Note that the import procedure may automatically convert coordinated in the form ‘10° 45’ 56” W’ ‘9° 45’ 56” N’ into their corresponding decimal values (watch out that you didn’t forget the minutes and seconds signs).</w:t>
        </w:r>
      </w:ins>
    </w:p>
    <w:p w:rsidR="00F25020" w:rsidRPr="00F25020" w:rsidRDefault="00F25020" w:rsidP="00F25020">
      <w:pPr>
        <w:rPr>
          <w:bCs/>
        </w:rPr>
      </w:pPr>
      <w:r>
        <w:rPr>
          <w:bCs/>
        </w:rPr>
        <w:t>There can also appear errors if you use the wrong format, for example for coordinates. You will then see ‘</w:t>
      </w:r>
      <w:r w:rsidRPr="00EA1EE4">
        <w:rPr>
          <w:b/>
          <w:rPrChange w:id="533" w:author="THEETEN Franck" w:date="2019-11-19T18:42:00Z">
            <w:rPr/>
          </w:rPrChange>
        </w:rPr>
        <w:t>wrong_dms_coordinate_format</w:t>
      </w:r>
      <w:r>
        <w:t>’</w:t>
      </w:r>
      <w:del w:id="534" w:author="THEETEN Franck" w:date="2019-11-19T18:44:00Z">
        <w:r w:rsidDel="008622CE">
          <w:delText>.</w:delText>
        </w:r>
        <w:r w:rsidDel="00EA1EE4">
          <w:delText xml:space="preserve"> </w:delText>
        </w:r>
      </w:del>
      <w:r>
        <w:t xml:space="preserve">Import file *.txt </w:t>
      </w:r>
      <w:r w:rsidR="00C879FF">
        <w:t>must</w:t>
      </w:r>
      <w:r>
        <w:t xml:space="preserve"> be corrected and reimported in that case.</w:t>
      </w:r>
    </w:p>
    <w:p w:rsidR="00755417" w:rsidRDefault="00755417" w:rsidP="00755417">
      <w:pPr>
        <w:rPr>
          <w:bCs/>
        </w:rPr>
      </w:pPr>
    </w:p>
    <w:p w:rsidR="00F45395" w:rsidRDefault="00F45395" w:rsidP="00755417">
      <w:pPr>
        <w:rPr>
          <w:bCs/>
        </w:rPr>
      </w:pPr>
    </w:p>
    <w:p w:rsidR="00026578" w:rsidRDefault="00026578" w:rsidP="00026578">
      <w:pPr>
        <w:pStyle w:val="Heading1"/>
        <w:sectPr w:rsidR="00026578">
          <w:pgSz w:w="11906" w:h="16838"/>
          <w:pgMar w:top="1440" w:right="1440" w:bottom="1440" w:left="1440" w:header="708" w:footer="708" w:gutter="0"/>
          <w:cols w:space="708"/>
          <w:docGrid w:linePitch="360"/>
        </w:sectPr>
      </w:pPr>
    </w:p>
    <w:p w:rsidR="00CC0965" w:rsidRDefault="00CC0965" w:rsidP="00026578">
      <w:pPr>
        <w:pStyle w:val="Heading1"/>
        <w:rPr>
          <w:ins w:id="535" w:author="Franck Theeten" w:date="2020-03-03T11:37:00Z"/>
        </w:rPr>
      </w:pPr>
      <w:ins w:id="536" w:author="Franck Theeten" w:date="2020-03-03T11:37:00Z">
        <w:r>
          <w:lastRenderedPageBreak/>
          <w:t>Specific situations</w:t>
        </w:r>
      </w:ins>
    </w:p>
    <w:p w:rsidR="003F7DFD" w:rsidRDefault="003F7DFD" w:rsidP="003F7DFD">
      <w:pPr>
        <w:pStyle w:val="Heading2"/>
        <w:rPr>
          <w:ins w:id="537" w:author="Franck Theeten" w:date="2020-03-03T11:40:00Z"/>
        </w:rPr>
      </w:pPr>
      <w:ins w:id="538" w:author="Franck Theeten" w:date="2020-03-03T11:37:00Z">
        <w:r>
          <w:t xml:space="preserve">How to </w:t>
        </w:r>
      </w:ins>
      <w:ins w:id="539" w:author="Franck Theeten" w:date="2020-03-03T11:40:00Z">
        <w:r>
          <w:t>document relationships between specimens ?</w:t>
        </w:r>
      </w:ins>
    </w:p>
    <w:p w:rsidR="003F7DFD" w:rsidRDefault="003F7DFD" w:rsidP="003F7DFD">
      <w:pPr>
        <w:rPr>
          <w:ins w:id="540" w:author="Franck Theeten" w:date="2020-03-03T11:40:00Z"/>
        </w:rPr>
      </w:pPr>
    </w:p>
    <w:p w:rsidR="003F7DFD" w:rsidRDefault="003F7DFD" w:rsidP="003F7DFD">
      <w:pPr>
        <w:rPr>
          <w:ins w:id="541" w:author="Franck Theeten" w:date="2020-03-03T11:51:00Z"/>
        </w:rPr>
      </w:pPr>
      <w:ins w:id="542" w:author="Franck Theeten" w:date="2020-03-03T11:40:00Z">
        <w:r>
          <w:t xml:space="preserve">Darwin can </w:t>
        </w:r>
      </w:ins>
      <w:ins w:id="543" w:author="Franck Theeten" w:date="2020-03-03T11:41:00Z">
        <w:r>
          <w:t xml:space="preserve">handle relationships </w:t>
        </w:r>
      </w:ins>
      <w:ins w:id="544" w:author="Franck Theeten" w:date="2020-03-03T11:44:00Z">
        <w:r>
          <w:t>between</w:t>
        </w:r>
      </w:ins>
      <w:ins w:id="545" w:author="Franck Theeten" w:date="2020-03-03T11:41:00Z">
        <w:r>
          <w:t xml:space="preserve"> specimens. E.G. : a specimen </w:t>
        </w:r>
      </w:ins>
      <w:ins w:id="546" w:author="Franck Theeten" w:date="2020-03-03T11:42:00Z">
        <w:r>
          <w:t>can be</w:t>
        </w:r>
      </w:ins>
      <w:ins w:id="547" w:author="Franck Theeten" w:date="2020-03-03T11:41:00Z">
        <w:r>
          <w:t xml:space="preserve"> part of another specimen, is a parasite or an host of another. </w:t>
        </w:r>
      </w:ins>
      <w:ins w:id="548" w:author="Franck Theeten" w:date="2020-03-03T11:42:00Z">
        <w:r>
          <w:t>A</w:t>
        </w:r>
      </w:ins>
      <w:ins w:id="549" w:author="Franck Theeten" w:date="2020-03-03T11:48:00Z">
        <w:r w:rsidR="004738B3">
          <w:t xml:space="preserve"> navigational</w:t>
        </w:r>
      </w:ins>
      <w:ins w:id="550" w:author="Franck Theeten" w:date="2020-03-03T11:42:00Z">
        <w:r>
          <w:t xml:space="preserve"> link documenting this relation will appear in the Darwin interface</w:t>
        </w:r>
      </w:ins>
      <w:ins w:id="551" w:author="Franck Theeten" w:date="2020-03-03T11:48:00Z">
        <w:r w:rsidR="004738B3">
          <w:t>.  The display of this lin</w:t>
        </w:r>
      </w:ins>
      <w:ins w:id="552" w:author="Franck Theeten" w:date="2020-03-03T11:49:00Z">
        <w:r w:rsidR="004738B3">
          <w:t>k is bi</w:t>
        </w:r>
      </w:ins>
      <w:ins w:id="553" w:author="Franck Theeten" w:date="2020-03-03T11:51:00Z">
        <w:r w:rsidR="004738B3">
          <w:t>directional.</w:t>
        </w:r>
      </w:ins>
    </w:p>
    <w:p w:rsidR="004738B3" w:rsidRDefault="004738B3" w:rsidP="003F7DFD">
      <w:pPr>
        <w:rPr>
          <w:ins w:id="554" w:author="Franck Theeten" w:date="2020-03-03T11:51:00Z"/>
        </w:rPr>
      </w:pPr>
    </w:p>
    <w:p w:rsidR="004738B3" w:rsidRDefault="004738B3" w:rsidP="003F7DFD">
      <w:pPr>
        <w:rPr>
          <w:ins w:id="555" w:author="Franck Theeten" w:date="2020-03-03T11:48:00Z"/>
        </w:rPr>
      </w:pPr>
      <w:ins w:id="556" w:author="Franck Theeten" w:date="2020-03-03T11:51:00Z">
        <w:r>
          <w:t>From the imported spe</w:t>
        </w:r>
      </w:ins>
      <w:ins w:id="557" w:author="Franck Theeten" w:date="2020-03-03T11:52:00Z">
        <w:r>
          <w:t>cimen</w:t>
        </w:r>
      </w:ins>
    </w:p>
    <w:p w:rsidR="004738B3" w:rsidRDefault="004738B3" w:rsidP="003F7DFD">
      <w:pPr>
        <w:rPr>
          <w:ins w:id="558" w:author="Franck Theeten" w:date="2020-03-03T11:52:00Z"/>
        </w:rPr>
      </w:pPr>
      <w:ins w:id="559" w:author="Franck Theeten" w:date="2020-03-03T11:48:00Z">
        <w:r>
          <w:rPr>
            <w:noProof/>
          </w:rPr>
          <w:drawing>
            <wp:inline distT="0" distB="0" distL="0" distR="0">
              <wp:extent cx="5514975" cy="1114425"/>
              <wp:effectExtent l="0" t="0" r="9525" b="9525"/>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14975" cy="1114425"/>
                      </a:xfrm>
                      <a:prstGeom prst="rect">
                        <a:avLst/>
                      </a:prstGeom>
                      <a:noFill/>
                      <a:ln>
                        <a:noFill/>
                      </a:ln>
                    </pic:spPr>
                  </pic:pic>
                </a:graphicData>
              </a:graphic>
            </wp:inline>
          </w:drawing>
        </w:r>
      </w:ins>
    </w:p>
    <w:p w:rsidR="004738B3" w:rsidRPr="003F7DFD" w:rsidRDefault="004738B3">
      <w:pPr>
        <w:rPr>
          <w:ins w:id="560" w:author="Franck Theeten" w:date="2020-03-03T11:37:00Z"/>
        </w:rPr>
      </w:pPr>
      <w:ins w:id="561" w:author="Franck Theeten" w:date="2020-03-03T11:52:00Z">
        <w:r>
          <w:t>From the target specimens</w:t>
        </w:r>
      </w:ins>
    </w:p>
    <w:p w:rsidR="004738B3" w:rsidRDefault="004738B3" w:rsidP="00CC0965">
      <w:pPr>
        <w:rPr>
          <w:ins w:id="562" w:author="Franck Theeten" w:date="2020-03-03T11:52:00Z"/>
        </w:rPr>
      </w:pPr>
      <w:ins w:id="563" w:author="Franck Theeten" w:date="2020-03-03T11:48:00Z">
        <w:r>
          <w:rPr>
            <w:noProof/>
          </w:rPr>
          <w:drawing>
            <wp:inline distT="0" distB="0" distL="0" distR="0" wp14:anchorId="3D43E18B" wp14:editId="703074A0">
              <wp:extent cx="5669280" cy="1645920"/>
              <wp:effectExtent l="0" t="0" r="762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69280" cy="1645920"/>
                      </a:xfrm>
                      <a:prstGeom prst="rect">
                        <a:avLst/>
                      </a:prstGeom>
                      <a:noFill/>
                      <a:ln>
                        <a:noFill/>
                      </a:ln>
                    </pic:spPr>
                  </pic:pic>
                </a:graphicData>
              </a:graphic>
            </wp:inline>
          </w:drawing>
        </w:r>
      </w:ins>
    </w:p>
    <w:p w:rsidR="004738B3" w:rsidRDefault="004738B3" w:rsidP="00CC0965">
      <w:pPr>
        <w:rPr>
          <w:ins w:id="564" w:author="Franck Theeten" w:date="2020-03-03T11:53:00Z"/>
        </w:rPr>
      </w:pPr>
      <w:ins w:id="565" w:author="Franck Theeten" w:date="2020-03-03T11:52:00Z">
        <w:r>
          <w:t>This lin</w:t>
        </w:r>
      </w:ins>
      <w:ins w:id="566" w:author="Franck Theeten" w:date="2020-03-03T11:53:00Z">
        <w:r>
          <w:t>k can be defined in the template under this form</w:t>
        </w:r>
      </w:ins>
      <w:ins w:id="567" w:author="Franck Theeten" w:date="2020-03-03T12:07:00Z">
        <w:r w:rsidR="00850DD5">
          <w:t xml:space="preserve"> :</w:t>
        </w:r>
      </w:ins>
    </w:p>
    <w:p w:rsidR="004738B3" w:rsidRDefault="004738B3" w:rsidP="00CC0965">
      <w:pPr>
        <w:rPr>
          <w:ins w:id="568" w:author="Franck Theeten" w:date="2020-03-03T11:53:00Z"/>
        </w:rPr>
      </w:pPr>
    </w:p>
    <w:tbl>
      <w:tblPr>
        <w:tblStyle w:val="TableGrid"/>
        <w:tblW w:w="0" w:type="auto"/>
        <w:tblInd w:w="720" w:type="dxa"/>
        <w:tblLook w:val="04A0" w:firstRow="1" w:lastRow="0" w:firstColumn="1" w:lastColumn="0" w:noHBand="0" w:noVBand="1"/>
        <w:tblPrChange w:id="569" w:author="Franck Theeten" w:date="2020-03-03T12:06:00Z">
          <w:tblPr>
            <w:tblStyle w:val="TableGrid"/>
            <w:tblW w:w="0" w:type="auto"/>
            <w:tblInd w:w="720" w:type="dxa"/>
            <w:tblLook w:val="04A0" w:firstRow="1" w:lastRow="0" w:firstColumn="1" w:lastColumn="0" w:noHBand="0" w:noVBand="1"/>
          </w:tblPr>
        </w:tblPrChange>
      </w:tblPr>
      <w:tblGrid>
        <w:gridCol w:w="3472"/>
        <w:gridCol w:w="4824"/>
        <w:tblGridChange w:id="570">
          <w:tblGrid>
            <w:gridCol w:w="4555"/>
            <w:gridCol w:w="3967"/>
            <w:gridCol w:w="8522"/>
          </w:tblGrid>
        </w:tblGridChange>
      </w:tblGrid>
      <w:tr w:rsidR="00850DD5" w:rsidRPr="00A80100" w:rsidTr="00850DD5">
        <w:trPr>
          <w:ins w:id="571" w:author="Franck Theeten" w:date="2020-03-03T12:04:00Z"/>
        </w:trPr>
        <w:tc>
          <w:tcPr>
            <w:tcW w:w="3499" w:type="dxa"/>
            <w:tcPrChange w:id="572" w:author="Franck Theeten" w:date="2020-03-03T12:06:00Z">
              <w:tcPr>
                <w:tcW w:w="9242" w:type="dxa"/>
                <w:gridSpan w:val="2"/>
              </w:tcPr>
            </w:tcPrChange>
          </w:tcPr>
          <w:p w:rsidR="00850DD5" w:rsidRPr="00A80100" w:rsidRDefault="00850DD5" w:rsidP="00D70B8B">
            <w:pPr>
              <w:pStyle w:val="ListParagraph"/>
              <w:numPr>
                <w:ilvl w:val="0"/>
                <w:numId w:val="36"/>
              </w:numPr>
              <w:rPr>
                <w:ins w:id="573" w:author="Franck Theeten" w:date="2020-03-03T12:04:00Z"/>
                <w:b/>
                <w:bCs/>
              </w:rPr>
            </w:pPr>
            <w:ins w:id="574" w:author="Franck Theeten" w:date="2020-03-03T12:04:00Z">
              <w:r w:rsidRPr="00A80100">
                <w:rPr>
                  <w:b/>
                  <w:bCs/>
                </w:rPr>
                <w:t>associatedUnitInstitution :</w:t>
              </w:r>
              <w:r w:rsidRPr="00A80100">
                <w:t xml:space="preserve"> </w:t>
              </w:r>
              <w:r w:rsidRPr="00A80100">
                <w:tab/>
              </w:r>
            </w:ins>
          </w:p>
        </w:tc>
        <w:tc>
          <w:tcPr>
            <w:tcW w:w="5023" w:type="dxa"/>
            <w:tcPrChange w:id="575" w:author="Franck Theeten" w:date="2020-03-03T12:06:00Z">
              <w:tcPr>
                <w:tcW w:w="8522" w:type="dxa"/>
              </w:tcPr>
            </w:tcPrChange>
          </w:tcPr>
          <w:p w:rsidR="00850DD5" w:rsidRPr="00A80100" w:rsidRDefault="00850DD5">
            <w:pPr>
              <w:pStyle w:val="ListParagraph"/>
              <w:ind w:left="360"/>
              <w:rPr>
                <w:ins w:id="576" w:author="Franck Theeten" w:date="2020-03-03T12:04:00Z"/>
                <w:b/>
                <w:bCs/>
              </w:rPr>
              <w:pPrChange w:id="577" w:author="THEETEN Franck" w:date="2020-03-03T12:04:00Z">
                <w:pPr>
                  <w:pStyle w:val="ListParagraph"/>
                  <w:numPr>
                    <w:numId w:val="36"/>
                  </w:numPr>
                  <w:ind w:hanging="360"/>
                </w:pPr>
              </w:pPrChange>
            </w:pPr>
            <w:ins w:id="578" w:author="Franck Theeten" w:date="2020-03-03T12:04:00Z">
              <w:r w:rsidRPr="00A80100">
                <w:t>RBINS (optional)</w:t>
              </w:r>
            </w:ins>
          </w:p>
        </w:tc>
      </w:tr>
      <w:tr w:rsidR="00850DD5" w:rsidRPr="00A80100" w:rsidTr="00850DD5">
        <w:trPr>
          <w:ins w:id="579" w:author="Franck Theeten" w:date="2020-03-03T12:04:00Z"/>
        </w:trPr>
        <w:tc>
          <w:tcPr>
            <w:tcW w:w="3499" w:type="dxa"/>
            <w:tcPrChange w:id="580" w:author="Franck Theeten" w:date="2020-03-03T12:06:00Z">
              <w:tcPr>
                <w:tcW w:w="9242" w:type="dxa"/>
                <w:gridSpan w:val="2"/>
              </w:tcPr>
            </w:tcPrChange>
          </w:tcPr>
          <w:p w:rsidR="00850DD5" w:rsidRPr="00A80100" w:rsidRDefault="00850DD5" w:rsidP="00D70B8B">
            <w:pPr>
              <w:pStyle w:val="ListParagraph"/>
              <w:numPr>
                <w:ilvl w:val="0"/>
                <w:numId w:val="36"/>
              </w:numPr>
              <w:rPr>
                <w:ins w:id="581" w:author="Franck Theeten" w:date="2020-03-03T12:04:00Z"/>
              </w:rPr>
            </w:pPr>
            <w:ins w:id="582" w:author="Franck Theeten" w:date="2020-03-03T12:04:00Z">
              <w:r w:rsidRPr="00A80100">
                <w:rPr>
                  <w:b/>
                  <w:bCs/>
                </w:rPr>
                <w:t xml:space="preserve">associatedUnitCollection : </w:t>
              </w:r>
              <w:r w:rsidRPr="00A80100">
                <w:rPr>
                  <w:b/>
                  <w:bCs/>
                </w:rPr>
                <w:tab/>
              </w:r>
              <w:r w:rsidRPr="00A80100">
                <w:t xml:space="preserve"> </w:t>
              </w:r>
            </w:ins>
          </w:p>
        </w:tc>
        <w:tc>
          <w:tcPr>
            <w:tcW w:w="5023" w:type="dxa"/>
            <w:tcPrChange w:id="583" w:author="Franck Theeten" w:date="2020-03-03T12:06:00Z">
              <w:tcPr>
                <w:tcW w:w="8522" w:type="dxa"/>
              </w:tcPr>
            </w:tcPrChange>
          </w:tcPr>
          <w:p w:rsidR="00850DD5" w:rsidRPr="00850DD5" w:rsidRDefault="00850DD5">
            <w:pPr>
              <w:ind w:left="360"/>
              <w:rPr>
                <w:ins w:id="584" w:author="Franck Theeten" w:date="2020-03-03T12:04:00Z"/>
                <w:b/>
                <w:bCs/>
              </w:rPr>
              <w:pPrChange w:id="585" w:author="THEETEN Franck" w:date="2020-03-03T12:04:00Z">
                <w:pPr>
                  <w:pStyle w:val="ListParagraph"/>
                  <w:numPr>
                    <w:numId w:val="36"/>
                  </w:numPr>
                  <w:ind w:hanging="360"/>
                </w:pPr>
              </w:pPrChange>
            </w:pPr>
            <w:ins w:id="586" w:author="Franck Theeten" w:date="2020-03-03T12:04:00Z">
              <w:r w:rsidRPr="00A80100">
                <w:t>Amphibia Type specimens</w:t>
              </w:r>
            </w:ins>
          </w:p>
        </w:tc>
      </w:tr>
      <w:tr w:rsidR="00850DD5" w:rsidRPr="00A80100" w:rsidTr="00850DD5">
        <w:trPr>
          <w:ins w:id="587" w:author="Franck Theeten" w:date="2020-03-03T12:04:00Z"/>
        </w:trPr>
        <w:tc>
          <w:tcPr>
            <w:tcW w:w="3499" w:type="dxa"/>
            <w:tcPrChange w:id="588" w:author="Franck Theeten" w:date="2020-03-03T12:06:00Z">
              <w:tcPr>
                <w:tcW w:w="9242" w:type="dxa"/>
                <w:gridSpan w:val="2"/>
              </w:tcPr>
            </w:tcPrChange>
          </w:tcPr>
          <w:p w:rsidR="00850DD5" w:rsidRPr="00A80100" w:rsidRDefault="00850DD5" w:rsidP="00D70B8B">
            <w:pPr>
              <w:pStyle w:val="ListParagraph"/>
              <w:numPr>
                <w:ilvl w:val="0"/>
                <w:numId w:val="36"/>
              </w:numPr>
              <w:rPr>
                <w:ins w:id="589" w:author="Franck Theeten" w:date="2020-03-03T12:04:00Z"/>
              </w:rPr>
            </w:pPr>
            <w:ins w:id="590" w:author="Franck Theeten" w:date="2020-03-03T12:04:00Z">
              <w:r w:rsidRPr="00A80100">
                <w:rPr>
                  <w:b/>
                  <w:bCs/>
                </w:rPr>
                <w:t>associatedUnitID :</w:t>
              </w:r>
              <w:r w:rsidRPr="00A80100">
                <w:rPr>
                  <w:b/>
                  <w:bCs/>
                </w:rPr>
                <w:tab/>
              </w:r>
            </w:ins>
          </w:p>
        </w:tc>
        <w:tc>
          <w:tcPr>
            <w:tcW w:w="5023" w:type="dxa"/>
            <w:tcPrChange w:id="591" w:author="Franck Theeten" w:date="2020-03-03T12:06:00Z">
              <w:tcPr>
                <w:tcW w:w="8522" w:type="dxa"/>
              </w:tcPr>
            </w:tcPrChange>
          </w:tcPr>
          <w:p w:rsidR="00850DD5" w:rsidRPr="00850DD5" w:rsidRDefault="00850DD5">
            <w:pPr>
              <w:ind w:left="360"/>
              <w:rPr>
                <w:ins w:id="592" w:author="Franck Theeten" w:date="2020-03-03T12:04:00Z"/>
                <w:b/>
                <w:bCs/>
              </w:rPr>
              <w:pPrChange w:id="593" w:author="THEETEN Franck" w:date="2020-03-03T12:04:00Z">
                <w:pPr>
                  <w:pStyle w:val="ListParagraph"/>
                  <w:numPr>
                    <w:numId w:val="36"/>
                  </w:numPr>
                  <w:ind w:hanging="360"/>
                </w:pPr>
              </w:pPrChange>
            </w:pPr>
            <w:ins w:id="594" w:author="Franck Theeten" w:date="2020-03-03T12:04:00Z">
              <w:r w:rsidRPr="00A80100">
                <w:t>433316 (technical id of the related specimens in the “pk” field of the specimen tables)</w:t>
              </w:r>
            </w:ins>
          </w:p>
        </w:tc>
      </w:tr>
      <w:tr w:rsidR="00850DD5" w:rsidRPr="00A80100" w:rsidTr="00850DD5">
        <w:trPr>
          <w:ins w:id="595" w:author="Franck Theeten" w:date="2020-03-03T12:04:00Z"/>
        </w:trPr>
        <w:tc>
          <w:tcPr>
            <w:tcW w:w="3499" w:type="dxa"/>
            <w:tcPrChange w:id="596" w:author="Franck Theeten" w:date="2020-03-03T12:06:00Z">
              <w:tcPr>
                <w:tcW w:w="9242" w:type="dxa"/>
                <w:gridSpan w:val="2"/>
              </w:tcPr>
            </w:tcPrChange>
          </w:tcPr>
          <w:p w:rsidR="00850DD5" w:rsidRPr="00A80100" w:rsidRDefault="00850DD5" w:rsidP="00D70B8B">
            <w:pPr>
              <w:pStyle w:val="ListParagraph"/>
              <w:numPr>
                <w:ilvl w:val="0"/>
                <w:numId w:val="36"/>
              </w:numPr>
              <w:rPr>
                <w:ins w:id="597" w:author="Franck Theeten" w:date="2020-03-03T12:04:00Z"/>
              </w:rPr>
            </w:pPr>
            <w:ins w:id="598" w:author="Franck Theeten" w:date="2020-03-03T12:04:00Z">
              <w:r w:rsidRPr="00A80100">
                <w:rPr>
                  <w:b/>
                  <w:bCs/>
                </w:rPr>
                <w:t>associationType :</w:t>
              </w:r>
              <w:r w:rsidRPr="00A80100">
                <w:rPr>
                  <w:b/>
                  <w:bCs/>
                </w:rPr>
                <w:tab/>
                <w:t xml:space="preserve"> </w:t>
              </w:r>
            </w:ins>
          </w:p>
        </w:tc>
        <w:tc>
          <w:tcPr>
            <w:tcW w:w="5023" w:type="dxa"/>
            <w:tcPrChange w:id="599" w:author="Franck Theeten" w:date="2020-03-03T12:06:00Z">
              <w:tcPr>
                <w:tcW w:w="8522" w:type="dxa"/>
              </w:tcPr>
            </w:tcPrChange>
          </w:tcPr>
          <w:p w:rsidR="00850DD5" w:rsidRPr="00A80100" w:rsidRDefault="00850DD5">
            <w:pPr>
              <w:pStyle w:val="ListParagraph"/>
              <w:ind w:left="360"/>
              <w:rPr>
                <w:ins w:id="600" w:author="Franck Theeten" w:date="2020-03-03T12:04:00Z"/>
                <w:b/>
                <w:bCs/>
              </w:rPr>
              <w:pPrChange w:id="601" w:author="THEETEN Franck" w:date="2020-03-03T12:04:00Z">
                <w:pPr>
                  <w:pStyle w:val="ListParagraph"/>
                  <w:numPr>
                    <w:numId w:val="36"/>
                  </w:numPr>
                  <w:ind w:hanging="360"/>
                </w:pPr>
              </w:pPrChange>
            </w:pPr>
            <w:ins w:id="602" w:author="Franck Theeten" w:date="2020-03-03T12:04:00Z">
              <w:r w:rsidRPr="00A80100">
                <w:t xml:space="preserve">free </w:t>
              </w:r>
              <w:r>
                <w:t>text</w:t>
              </w:r>
              <w:r w:rsidRPr="00A80100">
                <w:t xml:space="preserve"> describing the relation : host, parasite, commensalism etc.</w:t>
              </w:r>
            </w:ins>
          </w:p>
        </w:tc>
      </w:tr>
      <w:tr w:rsidR="00850DD5" w:rsidRPr="00A80100" w:rsidTr="00850DD5">
        <w:trPr>
          <w:trHeight w:val="4385"/>
          <w:ins w:id="603" w:author="Franck Theeten" w:date="2020-03-03T12:04:00Z"/>
          <w:trPrChange w:id="604" w:author="Franck Theeten" w:date="2020-03-03T12:06:00Z">
            <w:trPr>
              <w:gridAfter w:val="0"/>
              <w:trHeight w:val="6177"/>
            </w:trPr>
          </w:trPrChange>
        </w:trPr>
        <w:tc>
          <w:tcPr>
            <w:tcW w:w="3499" w:type="dxa"/>
            <w:tcPrChange w:id="605" w:author="Franck Theeten" w:date="2020-03-03T12:06:00Z">
              <w:tcPr>
                <w:tcW w:w="4555" w:type="dxa"/>
              </w:tcPr>
            </w:tcPrChange>
          </w:tcPr>
          <w:p w:rsidR="00850DD5" w:rsidRPr="00A80100" w:rsidRDefault="00850DD5" w:rsidP="00D70B8B">
            <w:pPr>
              <w:pStyle w:val="ListParagraph"/>
              <w:numPr>
                <w:ilvl w:val="0"/>
                <w:numId w:val="36"/>
              </w:numPr>
              <w:rPr>
                <w:ins w:id="606" w:author="Franck Theeten" w:date="2020-03-03T12:04:00Z"/>
              </w:rPr>
            </w:pPr>
            <w:ins w:id="607" w:author="Franck Theeten" w:date="2020-03-03T12:04:00Z">
              <w:r w:rsidRPr="00A80100">
                <w:rPr>
                  <w:b/>
                  <w:bCs/>
                </w:rPr>
                <w:lastRenderedPageBreak/>
                <w:t xml:space="preserve">associationDomain </w:t>
              </w:r>
              <w:r w:rsidRPr="00A80100">
                <w:t xml:space="preserve">: </w:t>
              </w:r>
              <w:r w:rsidRPr="00A80100">
                <w:tab/>
              </w:r>
            </w:ins>
          </w:p>
        </w:tc>
        <w:tc>
          <w:tcPr>
            <w:tcW w:w="5023" w:type="dxa"/>
            <w:tcPrChange w:id="608" w:author="Franck Theeten" w:date="2020-03-03T12:06:00Z">
              <w:tcPr>
                <w:tcW w:w="3967" w:type="dxa"/>
              </w:tcPr>
            </w:tcPrChange>
          </w:tcPr>
          <w:p w:rsidR="00850DD5" w:rsidRPr="00A80100" w:rsidRDefault="00850DD5" w:rsidP="00850DD5">
            <w:pPr>
              <w:pStyle w:val="ListParagraph"/>
              <w:ind w:left="360"/>
              <w:rPr>
                <w:ins w:id="609" w:author="Franck Theeten" w:date="2020-03-03T12:04:00Z"/>
                <w:b/>
                <w:bCs/>
              </w:rPr>
            </w:pPr>
            <w:ins w:id="610" w:author="Franck Theeten" w:date="2020-03-03T12:05:00Z">
              <w:r w:rsidRPr="00A80100">
                <w:t>restricted field bound to “associatedUnitID”</w:t>
              </w:r>
            </w:ins>
          </w:p>
          <w:p w:rsidR="00850DD5" w:rsidRPr="00A80100" w:rsidRDefault="00850DD5" w:rsidP="00850DD5">
            <w:pPr>
              <w:pStyle w:val="ListParagraph"/>
              <w:numPr>
                <w:ilvl w:val="1"/>
                <w:numId w:val="36"/>
              </w:numPr>
              <w:rPr>
                <w:ins w:id="611" w:author="Franck Theeten" w:date="2020-03-03T12:04:00Z"/>
                <w:b/>
                <w:bCs/>
              </w:rPr>
            </w:pPr>
            <w:ins w:id="612" w:author="Franck Theeten" w:date="2020-03-03T12:05:00Z">
              <w:r w:rsidRPr="00A80100">
                <w:rPr>
                  <w:b/>
                  <w:bCs/>
                </w:rPr>
                <w:t xml:space="preserve">“darwin_id” </w:t>
              </w:r>
              <w:r w:rsidRPr="00A80100">
                <w:t>: associatedUnitID must contain the primary key of the associated specimen</w:t>
              </w:r>
            </w:ins>
          </w:p>
          <w:p w:rsidR="00850DD5" w:rsidRPr="00A80100" w:rsidRDefault="00850DD5" w:rsidP="00850DD5">
            <w:pPr>
              <w:pStyle w:val="ListParagraph"/>
              <w:numPr>
                <w:ilvl w:val="1"/>
                <w:numId w:val="36"/>
              </w:numPr>
              <w:rPr>
                <w:ins w:id="613" w:author="Franck Theeten" w:date="2020-03-03T12:04:00Z"/>
                <w:b/>
                <w:bCs/>
              </w:rPr>
            </w:pPr>
            <w:ins w:id="614" w:author="Franck Theeten" w:date="2020-03-03T12:05:00Z">
              <w:r w:rsidRPr="00A80100">
                <w:rPr>
                  <w:b/>
                  <w:bCs/>
                </w:rPr>
                <w:t xml:space="preserve">“darwin_file” : </w:t>
              </w:r>
              <w:r w:rsidRPr="00A80100">
                <w:t>associatedUnitID can contain the “UnitID” value of  a specimen present in the same import file</w:t>
              </w:r>
            </w:ins>
          </w:p>
          <w:p w:rsidR="00850DD5" w:rsidRPr="00A80100" w:rsidRDefault="00850DD5" w:rsidP="00850DD5">
            <w:pPr>
              <w:pStyle w:val="ListParagraph"/>
              <w:numPr>
                <w:ilvl w:val="1"/>
                <w:numId w:val="36"/>
              </w:numPr>
              <w:rPr>
                <w:ins w:id="615" w:author="Franck Theeten" w:date="2020-03-03T12:04:00Z"/>
                <w:b/>
                <w:bCs/>
              </w:rPr>
            </w:pPr>
            <w:ins w:id="616" w:author="Franck Theeten" w:date="2020-03-03T12:05:00Z">
              <w:r w:rsidRPr="00A80100">
                <w:rPr>
                  <w:b/>
                  <w:bCs/>
                </w:rPr>
                <w:t>“taxonomy “</w:t>
              </w:r>
              <w:r w:rsidRPr="00A80100">
                <w:t xml:space="preserve"> : pk of the associated taxon in the “taxonomy” table</w:t>
              </w:r>
            </w:ins>
          </w:p>
          <w:p w:rsidR="00850DD5" w:rsidRPr="00A80100" w:rsidRDefault="00850DD5" w:rsidP="00850DD5">
            <w:pPr>
              <w:pStyle w:val="ListParagraph"/>
              <w:numPr>
                <w:ilvl w:val="1"/>
                <w:numId w:val="36"/>
              </w:numPr>
              <w:rPr>
                <w:ins w:id="617" w:author="Franck Theeten" w:date="2020-03-03T12:04:00Z"/>
                <w:b/>
                <w:bCs/>
              </w:rPr>
            </w:pPr>
            <w:ins w:id="618" w:author="Franck Theeten" w:date="2020-03-03T12:05:00Z">
              <w:r w:rsidRPr="00A80100">
                <w:rPr>
                  <w:b/>
                  <w:bCs/>
                </w:rPr>
                <w:t>“mineralogy “</w:t>
              </w:r>
              <w:r w:rsidRPr="00A80100">
                <w:t xml:space="preserve"> : pk of the associated classification in the “mineralogy” table</w:t>
              </w:r>
            </w:ins>
          </w:p>
          <w:p w:rsidR="00850DD5" w:rsidRPr="00A80100" w:rsidRDefault="00850DD5">
            <w:pPr>
              <w:pStyle w:val="ListParagraph"/>
              <w:numPr>
                <w:ilvl w:val="1"/>
                <w:numId w:val="36"/>
              </w:numPr>
              <w:rPr>
                <w:ins w:id="619" w:author="Franck Theeten" w:date="2020-03-03T12:04:00Z"/>
                <w:b/>
                <w:bCs/>
              </w:rPr>
              <w:pPrChange w:id="620" w:author="THEETEN Franck" w:date="2020-03-03T11:57:00Z">
                <w:pPr>
                  <w:pStyle w:val="ListParagraph"/>
                  <w:numPr>
                    <w:numId w:val="36"/>
                  </w:numPr>
                  <w:ind w:hanging="360"/>
                </w:pPr>
              </w:pPrChange>
            </w:pPr>
            <w:ins w:id="621" w:author="Franck Theeten" w:date="2020-03-03T12:05:00Z">
              <w:r w:rsidRPr="00A80100">
                <w:rPr>
                  <w:b/>
                  <w:bCs/>
                </w:rPr>
                <w:t>“external “</w:t>
              </w:r>
              <w:r w:rsidRPr="00A80100">
                <w:t xml:space="preserve"> The relation is then stored a text value also documented by the 4 other fields</w:t>
              </w:r>
            </w:ins>
          </w:p>
        </w:tc>
      </w:tr>
    </w:tbl>
    <w:p w:rsidR="00850DD5" w:rsidRPr="00850DD5" w:rsidRDefault="00850DD5">
      <w:pPr>
        <w:pStyle w:val="ListParagraph"/>
        <w:ind w:left="1080"/>
        <w:rPr>
          <w:ins w:id="622" w:author="Franck Theeten" w:date="2020-03-03T11:57:00Z"/>
          <w:b/>
          <w:bCs/>
        </w:rPr>
        <w:pPrChange w:id="623" w:author="Franck Theeten" w:date="2020-03-03T12:01:00Z">
          <w:pPr>
            <w:pStyle w:val="ListParagraph"/>
            <w:numPr>
              <w:numId w:val="36"/>
            </w:numPr>
            <w:ind w:hanging="360"/>
          </w:pPr>
        </w:pPrChange>
      </w:pPr>
    </w:p>
    <w:p w:rsidR="004738B3" w:rsidRPr="004738B3" w:rsidRDefault="004738B3">
      <w:pPr>
        <w:pStyle w:val="ListParagraph"/>
        <w:ind w:left="360"/>
        <w:rPr>
          <w:ins w:id="624" w:author="Franck Theeten" w:date="2020-03-03T11:57:00Z"/>
          <w:b/>
          <w:bCs/>
          <w:rPrChange w:id="625" w:author="Franck Theeten" w:date="2020-03-03T11:57:00Z">
            <w:rPr>
              <w:ins w:id="626" w:author="Franck Theeten" w:date="2020-03-03T11:57:00Z"/>
            </w:rPr>
          </w:rPrChange>
        </w:rPr>
        <w:pPrChange w:id="627" w:author="Franck Theeten" w:date="2020-03-03T11:59:00Z">
          <w:pPr/>
        </w:pPrChange>
      </w:pPr>
    </w:p>
    <w:p w:rsidR="004738B3" w:rsidRPr="004738B3" w:rsidRDefault="004738B3" w:rsidP="00CC0965">
      <w:pPr>
        <w:rPr>
          <w:ins w:id="628" w:author="Franck Theeten" w:date="2020-03-03T11:54:00Z"/>
          <w:b/>
          <w:bCs/>
          <w:rPrChange w:id="629" w:author="Franck Theeten" w:date="2020-03-03T11:54:00Z">
            <w:rPr>
              <w:ins w:id="630" w:author="Franck Theeten" w:date="2020-03-03T11:54:00Z"/>
            </w:rPr>
          </w:rPrChange>
        </w:rPr>
      </w:pPr>
    </w:p>
    <w:p w:rsidR="00CC0965" w:rsidRPr="004738B3" w:rsidRDefault="00CC0965">
      <w:pPr>
        <w:rPr>
          <w:ins w:id="631" w:author="Franck Theeten" w:date="2020-03-03T11:37:00Z"/>
          <w:b/>
          <w:bCs/>
          <w:rPrChange w:id="632" w:author="Franck Theeten" w:date="2020-03-03T11:53:00Z">
            <w:rPr>
              <w:ins w:id="633" w:author="Franck Theeten" w:date="2020-03-03T11:37:00Z"/>
              <w:rFonts w:asciiTheme="majorHAnsi" w:eastAsiaTheme="majorEastAsia" w:hAnsiTheme="majorHAnsi" w:cstheme="majorBidi"/>
              <w:color w:val="000000" w:themeColor="text1"/>
              <w:sz w:val="36"/>
              <w:szCs w:val="36"/>
            </w:rPr>
          </w:rPrChange>
        </w:rPr>
      </w:pPr>
      <w:ins w:id="634" w:author="Franck Theeten" w:date="2020-03-03T11:37:00Z">
        <w:r w:rsidRPr="004738B3">
          <w:rPr>
            <w:b/>
            <w:bCs/>
            <w:rPrChange w:id="635" w:author="Franck Theeten" w:date="2020-03-03T11:53:00Z">
              <w:rPr/>
            </w:rPrChange>
          </w:rPr>
          <w:br w:type="page"/>
        </w:r>
      </w:ins>
    </w:p>
    <w:p w:rsidR="00F45395" w:rsidRPr="00026578" w:rsidRDefault="00F45395" w:rsidP="00026578">
      <w:pPr>
        <w:pStyle w:val="Heading1"/>
      </w:pPr>
      <w:r w:rsidRPr="00026578">
        <w:lastRenderedPageBreak/>
        <w:t>ANNEXES</w:t>
      </w:r>
    </w:p>
    <w:p w:rsidR="00026578" w:rsidRPr="00026578" w:rsidRDefault="00026578" w:rsidP="00755417">
      <w:pPr>
        <w:pStyle w:val="Heading2"/>
      </w:pPr>
      <w:r>
        <w:t>ANNEX 1 – Template fields taxonomy</w:t>
      </w:r>
    </w:p>
    <w:tbl>
      <w:tblPr>
        <w:tblW w:w="2320" w:type="dxa"/>
        <w:tblLook w:val="04A0" w:firstRow="1" w:lastRow="0" w:firstColumn="1" w:lastColumn="0" w:noHBand="0" w:noVBand="1"/>
      </w:tblPr>
      <w:tblGrid>
        <w:gridCol w:w="2340"/>
      </w:tblGrid>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domain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kingdom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sub_phylum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infra_class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infra_order</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sub_section</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sub_family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super_tribe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infra_tribe</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sub_genus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sub_species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sub_variety</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sub_form</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abberans</w:t>
            </w:r>
          </w:p>
        </w:tc>
      </w:tr>
      <w:tr w:rsidR="00026578" w:rsidRPr="00026578" w:rsidTr="00026578">
        <w:trPr>
          <w:trHeight w:val="300"/>
        </w:trPr>
        <w:tc>
          <w:tcPr>
            <w:tcW w:w="2320" w:type="dxa"/>
            <w:tcBorders>
              <w:top w:val="nil"/>
              <w:left w:val="nil"/>
              <w:bottom w:val="nil"/>
              <w:right w:val="nil"/>
            </w:tcBorders>
            <w:shd w:val="clear" w:color="auto" w:fill="auto"/>
            <w:noWrap/>
            <w:vAlign w:val="bottom"/>
            <w:hideMark/>
          </w:tcPr>
          <w:p w:rsidR="00026578" w:rsidRPr="00026578" w:rsidRDefault="00026578" w:rsidP="00026578">
            <w:pPr>
              <w:spacing w:after="0" w:line="240" w:lineRule="auto"/>
              <w:rPr>
                <w:rFonts w:ascii="Calibri" w:eastAsia="Times New Roman" w:hAnsi="Calibri" w:cs="Calibri"/>
                <w:color w:val="000000"/>
                <w:lang w:eastAsia="en-GB"/>
              </w:rPr>
            </w:pPr>
            <w:r w:rsidRPr="00026578">
              <w:rPr>
                <w:rFonts w:ascii="Calibri" w:eastAsia="Times New Roman" w:hAnsi="Calibri" w:cs="Calibri"/>
                <w:color w:val="000000"/>
                <w:lang w:eastAsia="en-GB"/>
              </w:rPr>
              <w:t>author_team_and_year</w:t>
            </w:r>
          </w:p>
        </w:tc>
      </w:tr>
    </w:tbl>
    <w:p w:rsidR="00026578" w:rsidRDefault="00026578" w:rsidP="00755417">
      <w:pPr>
        <w:rPr>
          <w:bCs/>
        </w:rPr>
      </w:pPr>
    </w:p>
    <w:p w:rsidR="00B350AB" w:rsidRDefault="00B350AB" w:rsidP="00026578">
      <w:pPr>
        <w:pStyle w:val="Heading2"/>
        <w:sectPr w:rsidR="00B350AB">
          <w:pgSz w:w="11906" w:h="16838"/>
          <w:pgMar w:top="1440" w:right="1440" w:bottom="1440" w:left="1440" w:header="708" w:footer="708" w:gutter="0"/>
          <w:cols w:space="708"/>
          <w:docGrid w:linePitch="360"/>
        </w:sectPr>
      </w:pPr>
    </w:p>
    <w:p w:rsidR="00B350AB" w:rsidRPr="00B350AB" w:rsidRDefault="00026578" w:rsidP="00B350AB">
      <w:pPr>
        <w:pStyle w:val="Heading2"/>
      </w:pPr>
      <w:r>
        <w:lastRenderedPageBreak/>
        <w:t>ANNEX 2 – Template fields specimens</w:t>
      </w:r>
    </w:p>
    <w:tbl>
      <w:tblPr>
        <w:tblW w:w="13856" w:type="dxa"/>
        <w:tblLook w:val="04A0" w:firstRow="1" w:lastRow="0" w:firstColumn="1" w:lastColumn="0" w:noHBand="0" w:noVBand="1"/>
      </w:tblPr>
      <w:tblGrid>
        <w:gridCol w:w="3465"/>
        <w:gridCol w:w="2494"/>
        <w:gridCol w:w="2962"/>
        <w:gridCol w:w="4935"/>
      </w:tblGrid>
      <w:tr w:rsidR="00B350AB" w:rsidRPr="00B350AB" w:rsidTr="00B350AB">
        <w:trPr>
          <w:trHeight w:val="315"/>
        </w:trPr>
        <w:tc>
          <w:tcPr>
            <w:tcW w:w="3465" w:type="dxa"/>
            <w:tcBorders>
              <w:top w:val="single" w:sz="8" w:space="0" w:color="auto"/>
              <w:left w:val="single" w:sz="8" w:space="0" w:color="auto"/>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Field</w:t>
            </w:r>
          </w:p>
        </w:tc>
        <w:tc>
          <w:tcPr>
            <w:tcW w:w="2494"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w:t>
            </w:r>
          </w:p>
        </w:tc>
        <w:tc>
          <w:tcPr>
            <w:tcW w:w="2962" w:type="dxa"/>
            <w:tcBorders>
              <w:top w:val="single" w:sz="8" w:space="0" w:color="auto"/>
              <w:left w:val="nil"/>
              <w:bottom w:val="single" w:sz="8" w:space="0" w:color="auto"/>
              <w:right w:val="nil"/>
            </w:tcBorders>
            <w:shd w:val="clear" w:color="000000" w:fill="305496"/>
            <w:noWrap/>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Widget field</w:t>
            </w:r>
          </w:p>
        </w:tc>
        <w:tc>
          <w:tcPr>
            <w:tcW w:w="4935" w:type="dxa"/>
            <w:tcBorders>
              <w:top w:val="single" w:sz="8" w:space="0" w:color="auto"/>
              <w:left w:val="nil"/>
              <w:bottom w:val="single" w:sz="8" w:space="0" w:color="auto"/>
              <w:right w:val="single" w:sz="8" w:space="0" w:color="auto"/>
            </w:tcBorders>
            <w:shd w:val="clear" w:color="000000" w:fill="305496"/>
            <w:hideMark/>
          </w:tcPr>
          <w:p w:rsidR="00B350AB" w:rsidRPr="00B350AB" w:rsidRDefault="00B350AB" w:rsidP="00B350AB">
            <w:pPr>
              <w:spacing w:after="0" w:line="240" w:lineRule="auto"/>
              <w:rPr>
                <w:rFonts w:ascii="Calibri" w:eastAsia="Times New Roman" w:hAnsi="Calibri" w:cs="Calibri"/>
                <w:b/>
                <w:bCs/>
                <w:color w:val="FFFFFF"/>
                <w:sz w:val="20"/>
                <w:lang w:eastAsia="en-GB"/>
              </w:rPr>
            </w:pPr>
            <w:r w:rsidRPr="00B350AB">
              <w:rPr>
                <w:rFonts w:ascii="Calibri" w:eastAsia="Times New Roman" w:hAnsi="Calibri" w:cs="Calibri"/>
                <w:b/>
                <w:bCs/>
                <w:color w:val="FFFFFF"/>
                <w:sz w:val="20"/>
                <w:lang w:eastAsia="en-GB"/>
              </w:rPr>
              <w:t>Short description</w:t>
            </w:r>
          </w:p>
        </w:tc>
      </w:tr>
      <w:tr w:rsidR="00B350AB" w:rsidRPr="00B350AB" w:rsidTr="00B350AB">
        <w:trPr>
          <w:trHeight w:val="300"/>
        </w:trPr>
        <w:tc>
          <w:tcPr>
            <w:tcW w:w="13856" w:type="dxa"/>
            <w:gridSpan w:val="4"/>
            <w:tcBorders>
              <w:top w:val="nil"/>
              <w:left w:val="single" w:sz="4" w:space="0" w:color="auto"/>
              <w:bottom w:val="single" w:sz="4" w:space="0" w:color="auto"/>
              <w:right w:val="single" w:sz="4" w:space="0" w:color="000000"/>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Sample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unitID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"Main"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del w:id="636" w:author="THEETEN Franck" w:date="2019-11-19T17:36:00Z">
              <w:r w:rsidRPr="00B350AB" w:rsidDel="00AE160A">
                <w:rPr>
                  <w:rFonts w:ascii="Calibri" w:eastAsia="Times New Roman" w:hAnsi="Calibri" w:cs="Calibri"/>
                  <w:color w:val="000000"/>
                  <w:sz w:val="20"/>
                  <w:lang w:eastAsia="en-GB"/>
                </w:rPr>
                <w:delText xml:space="preserve">MANDATORY </w:delText>
              </w:r>
            </w:del>
            <w:ins w:id="637" w:author="THEETEN Franck" w:date="2019-11-19T17:36:00Z">
              <w:r w:rsidR="00AE160A">
                <w:rPr>
                  <w:rFonts w:ascii="Calibri" w:eastAsia="Times New Roman" w:hAnsi="Calibri" w:cs="Calibri"/>
                  <w:color w:val="000000"/>
                  <w:sz w:val="20"/>
                  <w:lang w:eastAsia="en-GB"/>
                </w:rPr>
                <w:t>OPTIONAL (see above)</w:t>
              </w:r>
            </w:ins>
            <w:r w:rsidRPr="00B350AB">
              <w:rPr>
                <w:rFonts w:ascii="Calibri" w:eastAsia="Times New Roman" w:hAnsi="Calibri" w:cs="Calibri"/>
                <w:color w:val="000000"/>
                <w:sz w:val="20"/>
                <w:lang w:eastAsia="en-GB"/>
              </w:rPr>
              <w:t>- Unique alphanumeric identifier of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additionalID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(with category "Additional" by default)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Additional alphanumeric identifier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accessionNumber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I.G. number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acquiredFrom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Donators or sellers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gived or selled the specimen (if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acquisitionType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category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Donation, purchase, mission?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Acquisition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acquisition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Sampling location: who, where and when collected?</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000000" w:fill="F4B084"/>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samplingCode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 code; link to Sampling location catalogue, should the exact same code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Code in Sampling locations catalogue, that identifies collecting or observation station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collectionStartTimeM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from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collectionEndTimeH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collectionEndTimeM</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 location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Gtu to 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date (end if needed)</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Collectors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How collected specimens (if more than one person, separe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expedition_project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Expedition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localityText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Notion "Sampling locations"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 on locality, for this particular specimen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description</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kindOfUnit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part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Part(s) of organism or class of materials represented (animal, mounted specimen, microscopic preparation, part of organism, fossil,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(paratype, holotype,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lifeStage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Stage</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Phase or life stage (juvenile, larva, caterpillar)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socialStatus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Social status (worker, etc.)</w:t>
            </w:r>
          </w:p>
        </w:tc>
      </w:tr>
      <w:tr w:rsidR="00B350AB" w:rsidRPr="00B350AB" w:rsidTr="00B350AB">
        <w:trPr>
          <w:trHeight w:val="12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sex </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Sex</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 or male = Male, F or female = Female, U or unknown = Unknown, N = Not applicable (for a fungus in a herbarium), X = Mixed (mixed specimens, males and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totalNumber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Count</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count</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Total number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femaleCount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females")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females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sexUnknownCount</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"N sex unknown")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Number of unknown gender</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fixation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"fixation")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Fixative or anesthetics used prior to tissue preservation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samplingMethod</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Collecting method</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Material and/or method used to collect the specimen </w:t>
            </w:r>
          </w:p>
        </w:tc>
      </w:tr>
    </w:tbl>
    <w:p w:rsidR="00B350AB" w:rsidRDefault="00B350AB">
      <w:r>
        <w:br w:type="page"/>
      </w:r>
    </w:p>
    <w:tbl>
      <w:tblPr>
        <w:tblW w:w="13856" w:type="dxa"/>
        <w:tblInd w:w="5" w:type="dxa"/>
        <w:tblLook w:val="04A0" w:firstRow="1" w:lastRow="0" w:firstColumn="1" w:lastColumn="0" w:noHBand="0" w:noVBand="1"/>
      </w:tblPr>
      <w:tblGrid>
        <w:gridCol w:w="3465"/>
        <w:gridCol w:w="2494"/>
        <w:gridCol w:w="2962"/>
        <w:gridCol w:w="4935"/>
      </w:tblGrid>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Identification information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000000" w:fill="A9D08E"/>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fullScientificName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Taxonomy</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link to Taxonomy Catalogue, should be the exact same name as in DaRWIN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identifiedBy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identificationNotes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Additional information/remark about identification of specimen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referenceString</w:t>
            </w:r>
          </w:p>
        </w:tc>
        <w:tc>
          <w:tcPr>
            <w:tcW w:w="2494"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External Links OR Comment</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If link, goes to External Links; if character string, goes to comments with notion "Identifications"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References that were used by the identifier to provide the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Mineralogical identification information for unique name as identification</w:t>
            </w:r>
          </w:p>
        </w:tc>
      </w:tr>
      <w:tr w:rsidR="00B350AB" w:rsidRPr="00B350AB" w:rsidTr="00B350AB">
        <w:trPr>
          <w:trHeight w:val="9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Identifications</w:t>
            </w:r>
          </w:p>
        </w:tc>
        <w:tc>
          <w:tcPr>
            <w:tcW w:w="2962"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Mineralogical identification without classification hierarchy stored in "Subject" field (category "Mineralogy")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in Taxonomy catalogue, that identifies specimen taxon</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mineralogicalIdentifier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persone, separate each name with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mineralogicalIdentificationYear</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mineralogicalIdentificationMonth</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mineralogicalIdentificationDay</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B350AB" w:rsidRPr="00B350AB" w:rsidTr="00B350AB">
        <w:trPr>
          <w:trHeight w:val="300"/>
        </w:trPr>
        <w:tc>
          <w:tcPr>
            <w:tcW w:w="13856" w:type="dxa"/>
            <w:gridSpan w:val="4"/>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Chronostratigraphy/Paleontological specimen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geologicalEpoch</w:t>
            </w:r>
          </w:p>
        </w:tc>
        <w:tc>
          <w:tcPr>
            <w:tcW w:w="2494" w:type="dxa"/>
            <w:tcBorders>
              <w:top w:val="nil"/>
              <w:left w:val="nil"/>
              <w:bottom w:val="single" w:sz="4" w:space="0" w:color="auto"/>
              <w:right w:val="single" w:sz="4" w:space="0" w:color="auto"/>
            </w:tcBorders>
            <w:shd w:val="clear" w:color="auto" w:fill="auto"/>
            <w:noWrap/>
            <w:hideMark/>
          </w:tcPr>
          <w:p w:rsidR="00B350AB" w:rsidRPr="00697145" w:rsidRDefault="00B350AB" w:rsidP="00B350AB">
            <w:pPr>
              <w:spacing w:after="0" w:line="240" w:lineRule="auto"/>
              <w:rPr>
                <w:rFonts w:ascii="Calibri" w:eastAsia="Times New Roman" w:hAnsi="Calibri" w:cs="Calibri"/>
                <w:bCs/>
                <w:color w:val="000000"/>
                <w:sz w:val="20"/>
                <w:lang w:eastAsia="en-GB"/>
              </w:rPr>
            </w:pPr>
            <w:r w:rsidRPr="00697145">
              <w:rPr>
                <w:rFonts w:ascii="Calibri" w:eastAsia="Times New Roman" w:hAnsi="Calibri" w:cs="Calibri"/>
                <w:bCs/>
                <w:color w:val="000000"/>
                <w:sz w:val="20"/>
                <w:lang w:eastAsia="en-GB"/>
              </w:rPr>
              <w:t>Chronostratigraphy</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val="fr-FR" w:eastAsia="en-GB"/>
              </w:rPr>
              <w:t>age</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age_bis</w:t>
            </w:r>
          </w:p>
        </w:tc>
        <w:tc>
          <w:tcPr>
            <w:tcW w:w="2494"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"age_bis")</w:t>
            </w:r>
          </w:p>
        </w:tc>
        <w:tc>
          <w:tcPr>
            <w:tcW w:w="4935"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 </w:t>
            </w:r>
          </w:p>
        </w:tc>
      </w:tr>
    </w:tbl>
    <w:p w:rsidR="00B350AB" w:rsidRDefault="00B350AB" w:rsidP="00B350AB">
      <w:pPr>
        <w:spacing w:after="0" w:line="240" w:lineRule="auto"/>
        <w:rPr>
          <w:rFonts w:ascii="Calibri" w:eastAsia="Times New Roman" w:hAnsi="Calibri" w:cs="Calibri"/>
          <w:b/>
          <w:bCs/>
          <w:color w:val="000000"/>
          <w:sz w:val="20"/>
          <w:lang w:eastAsia="en-GB"/>
        </w:rPr>
        <w:sectPr w:rsidR="00B350AB" w:rsidSect="00B350AB">
          <w:pgSz w:w="16838" w:h="11906" w:orient="landscape"/>
          <w:pgMar w:top="1440" w:right="1440" w:bottom="1440" w:left="1440" w:header="709" w:footer="709" w:gutter="0"/>
          <w:cols w:space="708"/>
          <w:docGrid w:linePitch="360"/>
        </w:sectPr>
      </w:pPr>
    </w:p>
    <w:tbl>
      <w:tblPr>
        <w:tblW w:w="13856" w:type="dxa"/>
        <w:tblInd w:w="5" w:type="dxa"/>
        <w:tblLook w:val="04A0" w:firstRow="1" w:lastRow="0" w:firstColumn="1" w:lastColumn="0" w:noHBand="0" w:noVBand="1"/>
      </w:tblPr>
      <w:tblGrid>
        <w:gridCol w:w="3465"/>
        <w:gridCol w:w="2479"/>
        <w:gridCol w:w="15"/>
        <w:gridCol w:w="2962"/>
        <w:gridCol w:w="4935"/>
        <w:tblGridChange w:id="638">
          <w:tblGrid>
            <w:gridCol w:w="5"/>
            <w:gridCol w:w="3460"/>
            <w:gridCol w:w="5"/>
            <w:gridCol w:w="2479"/>
            <w:gridCol w:w="10"/>
            <w:gridCol w:w="5"/>
            <w:gridCol w:w="965"/>
            <w:gridCol w:w="1992"/>
            <w:gridCol w:w="5"/>
            <w:gridCol w:w="1467"/>
            <w:gridCol w:w="3463"/>
            <w:gridCol w:w="5"/>
          </w:tblGrid>
        </w:tblGridChange>
      </w:tblGrid>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lastRenderedPageBreak/>
              <w:t>Storage information: how and where?</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Institution (RBINS)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Building (De Vestel)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Floor (Conservatory)</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Room</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Row</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Column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Localisation</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Shelf</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ContainerType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type (jar, minigrip,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ContainerStorage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container</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SubcontainerType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type, if existing</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SubcontainerStorage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 storage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Conservation middle (dry, alcohol)</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Container</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Subcontainer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Name or number of subcontainer</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properties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Property1 to 30</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 type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Type of property (length, weight, etc.)</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PropertyValue1 to 30</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Multimedia</w:t>
            </w:r>
          </w:p>
        </w:tc>
      </w:tr>
      <w:tr w:rsidR="00B350AB"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externalLink</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Url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External link (to a global repository for files or to additional info relevant for specimen)</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comments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notes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Comments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Value (Notion "General")</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General comment about specimen</w:t>
            </w:r>
          </w:p>
        </w:tc>
      </w:tr>
      <w:tr w:rsidR="00B350AB"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B350AB" w:rsidRPr="00B350AB" w:rsidRDefault="00B350AB" w:rsidP="00B350AB">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Relationships between taxas</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HostClass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HostOrder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HostFamily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HostGenus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HostFullScientificName</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Taxon name")</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HostAuthority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Authority")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HostCollector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collector")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HostIdentifier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Identifier")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HostRemarks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"Host - Remark")</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ParasiteClass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class")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 information</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ParasiteOrder</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order")</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ParasiteFamily</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family")</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B350AB"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ParasiteGenus</w:t>
            </w:r>
          </w:p>
        </w:tc>
        <w:tc>
          <w:tcPr>
            <w:tcW w:w="2494" w:type="dxa"/>
            <w:gridSpan w:val="2"/>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B350AB" w:rsidRPr="00B350AB" w:rsidRDefault="00B350AB" w:rsidP="00B350AB">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Genus")</w:t>
            </w:r>
          </w:p>
        </w:tc>
        <w:tc>
          <w:tcPr>
            <w:tcW w:w="4935" w:type="dxa"/>
            <w:tcBorders>
              <w:top w:val="nil"/>
              <w:left w:val="nil"/>
              <w:bottom w:val="single" w:sz="4" w:space="0" w:color="auto"/>
              <w:right w:val="single" w:sz="4" w:space="0" w:color="auto"/>
            </w:tcBorders>
            <w:shd w:val="clear" w:color="auto" w:fill="auto"/>
            <w:hideMark/>
          </w:tcPr>
          <w:p w:rsidR="00B350AB" w:rsidRPr="00B350AB" w:rsidRDefault="00B350AB" w:rsidP="00B350AB">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ins w:id="639" w:author="Franck Theeten" w:date="2020-03-03T11:28: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40" w:author="Franck Theeten" w:date="2020-03-03T11:28:00Z"/>
                <w:rFonts w:ascii="Calibri" w:eastAsia="Times New Roman" w:hAnsi="Calibri" w:cs="Calibri"/>
                <w:color w:val="000000"/>
                <w:sz w:val="20"/>
                <w:lang w:eastAsia="en-GB"/>
              </w:rPr>
            </w:pPr>
            <w:ins w:id="641" w:author="Franck Theeten" w:date="2020-03-03T11:28:00Z">
              <w:r w:rsidRPr="00B350AB">
                <w:rPr>
                  <w:rFonts w:ascii="Calibri" w:eastAsia="Times New Roman" w:hAnsi="Calibri" w:cs="Calibri"/>
                  <w:color w:val="000000"/>
                  <w:sz w:val="20"/>
                  <w:lang w:eastAsia="en-GB"/>
                </w:rPr>
                <w:t>Parasite</w:t>
              </w:r>
            </w:ins>
            <w:ins w:id="642" w:author="Franck Theeten" w:date="2020-03-03T11:29:00Z">
              <w:r>
                <w:rPr>
                  <w:rFonts w:ascii="Calibri" w:eastAsia="Times New Roman" w:hAnsi="Calibri" w:cs="Calibri"/>
                  <w:color w:val="000000"/>
                  <w:sz w:val="20"/>
                  <w:lang w:eastAsia="en-GB"/>
                </w:rPr>
                <w:t>Species</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43" w:author="Franck Theeten" w:date="2020-03-03T11:28:00Z"/>
                <w:rFonts w:ascii="Calibri" w:eastAsia="Times New Roman" w:hAnsi="Calibri" w:cs="Calibri"/>
                <w:color w:val="000000"/>
                <w:sz w:val="20"/>
                <w:lang w:eastAsia="en-GB"/>
              </w:rPr>
            </w:pPr>
            <w:ins w:id="644" w:author="Franck Theeten" w:date="2020-03-03T11:29: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45" w:author="Franck Theeten" w:date="2020-03-03T11:28:00Z"/>
                <w:rFonts w:ascii="Calibri" w:eastAsia="Times New Roman" w:hAnsi="Calibri" w:cs="Calibri"/>
                <w:sz w:val="20"/>
                <w:lang w:eastAsia="en-GB"/>
              </w:rPr>
            </w:pPr>
            <w:ins w:id="646" w:author="Franck Theeten" w:date="2020-03-03T11:29: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47" w:author="Franck Theeten" w:date="2020-03-03T11:28:00Z"/>
                <w:rFonts w:ascii="Calibri" w:eastAsia="Times New Roman" w:hAnsi="Calibri" w:cs="Calibri"/>
                <w:color w:val="000000"/>
                <w:sz w:val="20"/>
                <w:lang w:eastAsia="en-GB"/>
              </w:rPr>
            </w:pPr>
          </w:p>
        </w:tc>
      </w:tr>
      <w:tr w:rsidR="009A0692" w:rsidRPr="00B350AB" w:rsidTr="00B350AB">
        <w:trPr>
          <w:trHeight w:val="300"/>
          <w:ins w:id="648" w:author="Franck Theeten" w:date="2020-03-03T11:29: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49" w:author="Franck Theeten" w:date="2020-03-03T11:29:00Z"/>
                <w:rFonts w:ascii="Calibri" w:eastAsia="Times New Roman" w:hAnsi="Calibri" w:cs="Calibri"/>
                <w:color w:val="000000"/>
                <w:sz w:val="20"/>
                <w:lang w:eastAsia="en-GB"/>
              </w:rPr>
            </w:pPr>
            <w:ins w:id="650" w:author="Franck Theeten" w:date="2020-03-03T11:30:00Z">
              <w:r w:rsidRPr="00B350AB">
                <w:rPr>
                  <w:rFonts w:ascii="Calibri" w:eastAsia="Times New Roman" w:hAnsi="Calibri" w:cs="Calibri"/>
                  <w:color w:val="000000"/>
                  <w:sz w:val="20"/>
                  <w:lang w:eastAsia="en-GB"/>
                </w:rPr>
                <w:t>Parasite</w:t>
              </w:r>
              <w:r>
                <w:rPr>
                  <w:rFonts w:ascii="Calibri" w:eastAsia="Times New Roman" w:hAnsi="Calibri" w:cs="Calibri"/>
                  <w:color w:val="000000"/>
                  <w:sz w:val="20"/>
                  <w:lang w:eastAsia="en-GB"/>
                </w:rPr>
                <w:t>Subspecies</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1" w:author="Franck Theeten" w:date="2020-03-03T11:29:00Z"/>
                <w:rFonts w:ascii="Calibri" w:eastAsia="Times New Roman" w:hAnsi="Calibri" w:cs="Calibri"/>
                <w:color w:val="000000"/>
                <w:sz w:val="20"/>
                <w:lang w:eastAsia="en-GB"/>
              </w:rPr>
            </w:pPr>
            <w:ins w:id="652" w:author="Franck Theeten" w:date="2020-03-03T11:30:00Z">
              <w:r w:rsidRPr="00B350AB">
                <w:rPr>
                  <w:rFonts w:ascii="Calibri" w:eastAsia="Times New Roman" w:hAnsi="Calibri" w:cs="Calibri"/>
                  <w:color w:val="000000"/>
                  <w:sz w:val="20"/>
                  <w:lang w:eastAsia="en-GB"/>
                </w:rPr>
                <w:t>Properties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3" w:author="Franck Theeten" w:date="2020-03-03T11:29:00Z"/>
                <w:rFonts w:ascii="Calibri" w:eastAsia="Times New Roman" w:hAnsi="Calibri" w:cs="Calibri"/>
                <w:sz w:val="20"/>
                <w:lang w:eastAsia="en-GB"/>
              </w:rPr>
            </w:pPr>
            <w:ins w:id="654" w:author="Franck Theeten" w:date="2020-03-03T11:30:00Z">
              <w:r w:rsidRPr="00B350AB">
                <w:rPr>
                  <w:rFonts w:ascii="Calibri" w:eastAsia="Times New Roman" w:hAnsi="Calibri" w:cs="Calibri"/>
                  <w:sz w:val="20"/>
                  <w:lang w:eastAsia="en-GB"/>
                </w:rPr>
                <w:t>Value (Property type: "Parasite - Genus")</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55" w:author="Franck Theeten" w:date="2020-03-03T11:29:00Z"/>
                <w:rFonts w:ascii="Calibri" w:eastAsia="Times New Roman" w:hAnsi="Calibri" w:cs="Calibri"/>
                <w:color w:val="000000"/>
                <w:sz w:val="20"/>
                <w:lang w:eastAsia="en-GB"/>
              </w:rPr>
            </w:pP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ParasiteFullScientificName</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Taxon name")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ParasiteAuthority</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Authority")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ParasiteCollector</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collector")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ParasiteIdentifier</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Identifier")</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ParasiteRemarks</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Properties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sz w:val="20"/>
                <w:lang w:eastAsia="en-GB"/>
              </w:rPr>
            </w:pPr>
            <w:r w:rsidRPr="00B350AB">
              <w:rPr>
                <w:rFonts w:ascii="Calibri" w:eastAsia="Times New Roman" w:hAnsi="Calibri" w:cs="Calibri"/>
                <w:sz w:val="20"/>
                <w:lang w:eastAsia="en-GB"/>
              </w:rPr>
              <w:t>Value (Property type: "Parasite - Remark")</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Specimen association with another specimen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lastRenderedPageBreak/>
              <w:t>associatedUnitInstitution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associatedUnitCollection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Collection in owner institution</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associatedUnitID</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ID</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If in DaRWIN, link is established</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associationType</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Relationships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Unit type</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Specimen in Darwin, external, taxon or mineral</w:t>
            </w:r>
          </w:p>
        </w:tc>
      </w:tr>
      <w:tr w:rsidR="009A0692" w:rsidRPr="00B350AB" w:rsidTr="00B350AB">
        <w:trPr>
          <w:trHeight w:val="300"/>
          <w:ins w:id="656" w:author="Franck Theeten" w:date="2020-03-03T11:35:00Z"/>
        </w:trPr>
        <w:tc>
          <w:tcPr>
            <w:tcW w:w="3465" w:type="dxa"/>
            <w:tcBorders>
              <w:top w:val="nil"/>
              <w:left w:val="single" w:sz="4" w:space="0" w:color="auto"/>
              <w:bottom w:val="single" w:sz="4" w:space="0" w:color="auto"/>
              <w:right w:val="single" w:sz="4" w:space="0" w:color="auto"/>
            </w:tcBorders>
            <w:shd w:val="clear" w:color="auto" w:fill="auto"/>
            <w:noWrap/>
          </w:tcPr>
          <w:p w:rsidR="009A0692" w:rsidRPr="00B350AB" w:rsidRDefault="009A0692" w:rsidP="009A0692">
            <w:pPr>
              <w:spacing w:after="0" w:line="240" w:lineRule="auto"/>
              <w:rPr>
                <w:ins w:id="657" w:author="Franck Theeten" w:date="2020-03-03T11:35:00Z"/>
                <w:rFonts w:ascii="Calibri" w:eastAsia="Times New Roman" w:hAnsi="Calibri" w:cs="Calibri"/>
                <w:color w:val="000000"/>
                <w:sz w:val="20"/>
                <w:lang w:eastAsia="en-GB"/>
              </w:rPr>
            </w:pPr>
            <w:ins w:id="658" w:author="Franck Theeten" w:date="2020-03-03T11:35:00Z">
              <w:r>
                <w:rPr>
                  <w:rFonts w:ascii="Calibri" w:eastAsia="Times New Roman" w:hAnsi="Calibri" w:cs="Calibri"/>
                  <w:color w:val="000000"/>
                  <w:sz w:val="20"/>
                  <w:lang w:eastAsia="en-GB"/>
                </w:rPr>
                <w:t>associationDomain</w:t>
              </w:r>
            </w:ins>
          </w:p>
        </w:tc>
        <w:tc>
          <w:tcPr>
            <w:tcW w:w="2494" w:type="dxa"/>
            <w:gridSpan w:val="2"/>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59" w:author="Franck Theeten" w:date="2020-03-03T11:35:00Z"/>
                <w:rFonts w:ascii="Calibri" w:eastAsia="Times New Roman" w:hAnsi="Calibri" w:cs="Calibri"/>
                <w:color w:val="000000"/>
                <w:sz w:val="20"/>
                <w:lang w:eastAsia="en-GB"/>
              </w:rPr>
            </w:pPr>
            <w:ins w:id="660" w:author="Franck Theeten" w:date="2020-03-03T11:35:00Z">
              <w:r w:rsidRPr="00B350AB">
                <w:rPr>
                  <w:rFonts w:ascii="Calibri" w:eastAsia="Times New Roman" w:hAnsi="Calibri" w:cs="Calibri"/>
                  <w:color w:val="000000"/>
                  <w:sz w:val="20"/>
                  <w:lang w:eastAsia="en-GB"/>
                </w:rPr>
                <w:t>Relationships</w:t>
              </w:r>
            </w:ins>
          </w:p>
        </w:tc>
        <w:tc>
          <w:tcPr>
            <w:tcW w:w="2962" w:type="dxa"/>
            <w:tcBorders>
              <w:top w:val="nil"/>
              <w:left w:val="nil"/>
              <w:bottom w:val="single" w:sz="4" w:space="0" w:color="auto"/>
              <w:right w:val="single" w:sz="4" w:space="0" w:color="auto"/>
            </w:tcBorders>
            <w:shd w:val="clear" w:color="auto" w:fill="auto"/>
            <w:noWrap/>
          </w:tcPr>
          <w:p w:rsidR="009A0692" w:rsidRPr="00B350AB" w:rsidRDefault="009A0692" w:rsidP="009A0692">
            <w:pPr>
              <w:spacing w:after="0" w:line="240" w:lineRule="auto"/>
              <w:rPr>
                <w:ins w:id="661" w:author="Franck Theeten" w:date="2020-03-03T11:35:00Z"/>
                <w:rFonts w:ascii="Calibri" w:eastAsia="Times New Roman" w:hAnsi="Calibri" w:cs="Calibri"/>
                <w:color w:val="000000"/>
                <w:sz w:val="20"/>
                <w:lang w:eastAsia="en-GB"/>
              </w:rPr>
            </w:pPr>
            <w:ins w:id="662" w:author="Franck Theeten" w:date="2020-03-03T11:35:00Z">
              <w:r>
                <w:rPr>
                  <w:rFonts w:ascii="Calibri" w:eastAsia="Times New Roman" w:hAnsi="Calibri" w:cs="Calibri"/>
                  <w:color w:val="000000"/>
                  <w:sz w:val="20"/>
                  <w:lang w:eastAsia="en-GB"/>
                </w:rPr>
                <w:t>Source databas</w:t>
              </w:r>
            </w:ins>
            <w:ins w:id="663" w:author="Franck Theeten" w:date="2020-03-03T11:36:00Z">
              <w:r>
                <w:rPr>
                  <w:rFonts w:ascii="Calibri" w:eastAsia="Times New Roman" w:hAnsi="Calibri" w:cs="Calibri"/>
                  <w:color w:val="000000"/>
                  <w:sz w:val="20"/>
                  <w:lang w:eastAsia="en-GB"/>
                </w:rPr>
                <w:t>e</w:t>
              </w:r>
            </w:ins>
            <w:ins w:id="664" w:author="Franck Theeten" w:date="2020-03-03T11:35:00Z">
              <w:r>
                <w:rPr>
                  <w:rFonts w:ascii="Calibri" w:eastAsia="Times New Roman" w:hAnsi="Calibri" w:cs="Calibri"/>
                  <w:color w:val="000000"/>
                  <w:sz w:val="20"/>
                  <w:lang w:eastAsia="en-GB"/>
                </w:rPr>
                <w:t xml:space="preserve"> of the related object</w:t>
              </w:r>
            </w:ins>
          </w:p>
        </w:tc>
        <w:tc>
          <w:tcPr>
            <w:tcW w:w="4935" w:type="dxa"/>
            <w:tcBorders>
              <w:top w:val="nil"/>
              <w:left w:val="nil"/>
              <w:bottom w:val="single" w:sz="4" w:space="0" w:color="auto"/>
              <w:right w:val="single" w:sz="4" w:space="0" w:color="auto"/>
            </w:tcBorders>
            <w:shd w:val="clear" w:color="auto" w:fill="auto"/>
          </w:tcPr>
          <w:p w:rsidR="009A0692" w:rsidRPr="00B350AB" w:rsidRDefault="009A0692" w:rsidP="009A0692">
            <w:pPr>
              <w:spacing w:after="0" w:line="240" w:lineRule="auto"/>
              <w:rPr>
                <w:ins w:id="665" w:author="Franck Theeten" w:date="2020-03-03T11:35:00Z"/>
                <w:rFonts w:ascii="Calibri" w:eastAsia="Times New Roman" w:hAnsi="Calibri" w:cs="Calibri"/>
                <w:color w:val="000000"/>
                <w:sz w:val="20"/>
                <w:lang w:eastAsia="en-GB"/>
              </w:rPr>
            </w:pPr>
            <w:ins w:id="666" w:author="Franck Theeten" w:date="2020-03-03T11:36:00Z">
              <w:r>
                <w:rPr>
                  <w:rFonts w:ascii="Calibri" w:eastAsia="Times New Roman" w:hAnsi="Calibri" w:cs="Calibri"/>
                  <w:color w:val="000000"/>
                  <w:sz w:val="20"/>
                  <w:lang w:eastAsia="en-GB"/>
                </w:rPr>
                <w:t xml:space="preserve">Possible </w:t>
              </w:r>
            </w:ins>
            <w:ins w:id="667" w:author="Franck Theeten" w:date="2020-03-03T11:35:00Z">
              <w:r w:rsidRPr="009A0692">
                <w:rPr>
                  <w:rFonts w:ascii="Calibri" w:eastAsia="Times New Roman" w:hAnsi="Calibri" w:cs="Calibri"/>
                  <w:color w:val="000000"/>
                  <w:sz w:val="20"/>
                  <w:lang w:eastAsia="en-GB"/>
                </w:rPr>
                <w:t>values : darwin_id, darwin_file, taxonomy, mineralogy, external</w:t>
              </w:r>
            </w:ins>
          </w:p>
        </w:tc>
      </w:tr>
      <w:tr w:rsidR="009A0692" w:rsidRPr="00B350AB" w:rsidTr="00B350AB">
        <w:trPr>
          <w:trHeight w:val="300"/>
        </w:trPr>
        <w:tc>
          <w:tcPr>
            <w:tcW w:w="13856" w:type="dxa"/>
            <w:gridSpan w:val="5"/>
            <w:tcBorders>
              <w:top w:val="single" w:sz="4" w:space="0" w:color="auto"/>
              <w:left w:val="single" w:sz="4" w:space="0" w:color="auto"/>
              <w:bottom w:val="single" w:sz="4" w:space="0" w:color="auto"/>
              <w:right w:val="single" w:sz="4" w:space="0" w:color="auto"/>
            </w:tcBorders>
            <w:shd w:val="clear" w:color="000000" w:fill="D9E1F2"/>
            <w:noWrap/>
            <w:hideMark/>
          </w:tcPr>
          <w:p w:rsidR="009A0692" w:rsidRPr="00B350AB" w:rsidRDefault="009A0692" w:rsidP="009A0692">
            <w:pPr>
              <w:spacing w:after="0" w:line="240" w:lineRule="auto"/>
              <w:rPr>
                <w:rFonts w:ascii="Calibri" w:eastAsia="Times New Roman" w:hAnsi="Calibri" w:cs="Calibri"/>
                <w:b/>
                <w:bCs/>
                <w:color w:val="000000"/>
                <w:sz w:val="20"/>
                <w:lang w:eastAsia="en-GB"/>
              </w:rPr>
            </w:pPr>
            <w:r w:rsidRPr="00B350AB">
              <w:rPr>
                <w:rFonts w:ascii="Calibri" w:eastAsia="Times New Roman" w:hAnsi="Calibri" w:cs="Calibri"/>
                <w:b/>
                <w:bCs/>
                <w:color w:val="000000"/>
                <w:sz w:val="20"/>
                <w:lang w:eastAsia="en-GB"/>
              </w:rPr>
              <w:t>Identification revision (1 to 50)</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IdentificationHistory1DateYear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IdentificationHistory1DateMonth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IdentificationHistory1DateDay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Date of identification</w:t>
            </w:r>
          </w:p>
        </w:tc>
      </w:tr>
      <w:tr w:rsidR="009A0692" w:rsidRPr="00B350AB" w:rsidTr="00B350AB">
        <w:trPr>
          <w:trHeight w:val="6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IdentificationHistory1Notion</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Category</w:t>
            </w:r>
          </w:p>
        </w:tc>
        <w:tc>
          <w:tcPr>
            <w:tcW w:w="4935" w:type="dxa"/>
            <w:tcBorders>
              <w:top w:val="nil"/>
              <w:left w:val="nil"/>
              <w:bottom w:val="single" w:sz="4" w:space="0" w:color="auto"/>
              <w:right w:val="single" w:sz="4" w:space="0" w:color="auto"/>
            </w:tcBorders>
            <w:shd w:val="clear" w:color="auto" w:fill="auto"/>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b/>
                <w:bCs/>
                <w:color w:val="000000"/>
                <w:sz w:val="20"/>
                <w:lang w:eastAsia="en-GB"/>
              </w:rPr>
              <w:t>Mandatory</w:t>
            </w:r>
            <w:r w:rsidRPr="00B350AB">
              <w:rPr>
                <w:rFonts w:ascii="Calibri" w:eastAsia="Times New Roman" w:hAnsi="Calibri" w:cs="Calibri"/>
                <w:color w:val="000000"/>
                <w:sz w:val="20"/>
                <w:lang w:eastAsia="en-GB"/>
              </w:rPr>
              <w:t xml:space="preserve"> to create an identification, use "taxonomy" for taxon</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IdentificationHistory1Value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Subject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Taxon name</w:t>
            </w:r>
          </w:p>
        </w:tc>
      </w:tr>
      <w:tr w:rsidR="009A0692" w:rsidRPr="00B350AB" w:rsidTr="00B350AB">
        <w:trPr>
          <w:trHeight w:val="300"/>
        </w:trPr>
        <w:tc>
          <w:tcPr>
            <w:tcW w:w="3465" w:type="dxa"/>
            <w:tcBorders>
              <w:top w:val="nil"/>
              <w:left w:val="single" w:sz="4" w:space="0" w:color="auto"/>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 xml:space="preserve">IdentificationHistory1Status        </w:t>
            </w:r>
          </w:p>
        </w:tc>
        <w:tc>
          <w:tcPr>
            <w:tcW w:w="2494" w:type="dxa"/>
            <w:gridSpan w:val="2"/>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Det. St.</w:t>
            </w:r>
          </w:p>
        </w:tc>
        <w:tc>
          <w:tcPr>
            <w:tcW w:w="4935" w:type="dxa"/>
            <w:tcBorders>
              <w:top w:val="nil"/>
              <w:left w:val="nil"/>
              <w:bottom w:val="single" w:sz="4" w:space="0" w:color="auto"/>
              <w:right w:val="single" w:sz="4" w:space="0" w:color="auto"/>
            </w:tcBorders>
            <w:shd w:val="clear" w:color="auto" w:fill="auto"/>
            <w:noWrap/>
            <w:hideMark/>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Level of identification (% certitude)</w:t>
            </w:r>
          </w:p>
        </w:tc>
      </w:tr>
      <w:tr w:rsidR="009A0692" w:rsidRPr="00B350AB" w:rsidTr="00D70B8B">
        <w:tblPrEx>
          <w:tblW w:w="13856" w:type="dxa"/>
          <w:tblInd w:w="5" w:type="dxa"/>
          <w:tblPrExChange w:id="668" w:author="Franck Theeten" w:date="2020-06-05T20:02:00Z">
            <w:tblPrEx>
              <w:tblW w:w="13856" w:type="dxa"/>
              <w:tblInd w:w="5" w:type="dxa"/>
            </w:tblPrEx>
          </w:tblPrExChange>
        </w:tblPrEx>
        <w:trPr>
          <w:trHeight w:val="600"/>
          <w:trPrChange w:id="669" w:author="Franck Theeten" w:date="2020-06-05T20:02:00Z">
            <w:trPr>
              <w:gridAfter w:val="0"/>
              <w:trHeight w:val="600"/>
            </w:trPr>
          </w:trPrChange>
        </w:trPr>
        <w:tc>
          <w:tcPr>
            <w:tcW w:w="3465" w:type="dxa"/>
            <w:tcBorders>
              <w:top w:val="nil"/>
              <w:left w:val="single" w:sz="4" w:space="0" w:color="auto"/>
              <w:bottom w:val="single" w:sz="4" w:space="0" w:color="auto"/>
              <w:right w:val="single" w:sz="4" w:space="0" w:color="auto"/>
            </w:tcBorders>
            <w:shd w:val="clear" w:color="auto" w:fill="auto"/>
            <w:noWrap/>
            <w:hideMark/>
            <w:tcPrChange w:id="670" w:author="Franck Theeten" w:date="2020-06-05T20:02:00Z">
              <w:tcPr>
                <w:tcW w:w="3465" w:type="dxa"/>
                <w:gridSpan w:val="2"/>
                <w:tcBorders>
                  <w:top w:val="nil"/>
                  <w:left w:val="single" w:sz="4" w:space="0" w:color="auto"/>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IdentificationHistory1Identifier</w:t>
            </w:r>
          </w:p>
        </w:tc>
        <w:tc>
          <w:tcPr>
            <w:tcW w:w="2494" w:type="dxa"/>
            <w:gridSpan w:val="2"/>
            <w:tcBorders>
              <w:top w:val="nil"/>
              <w:left w:val="nil"/>
              <w:bottom w:val="single" w:sz="4" w:space="0" w:color="auto"/>
              <w:right w:val="single" w:sz="4" w:space="0" w:color="auto"/>
            </w:tcBorders>
            <w:shd w:val="clear" w:color="auto" w:fill="auto"/>
            <w:noWrap/>
            <w:hideMark/>
            <w:tcPrChange w:id="671" w:author="Franck Theeten" w:date="2020-06-05T20:02:00Z">
              <w:tcPr>
                <w:tcW w:w="2494" w:type="dxa"/>
                <w:gridSpan w:val="3"/>
                <w:tcBorders>
                  <w:top w:val="nil"/>
                  <w:left w:val="nil"/>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Identifications</w:t>
            </w:r>
          </w:p>
        </w:tc>
        <w:tc>
          <w:tcPr>
            <w:tcW w:w="2962" w:type="dxa"/>
            <w:tcBorders>
              <w:top w:val="nil"/>
              <w:left w:val="nil"/>
              <w:bottom w:val="single" w:sz="4" w:space="0" w:color="auto"/>
              <w:right w:val="single" w:sz="4" w:space="0" w:color="auto"/>
            </w:tcBorders>
            <w:shd w:val="clear" w:color="auto" w:fill="auto"/>
            <w:noWrap/>
            <w:hideMark/>
            <w:tcPrChange w:id="672" w:author="Franck Theeten" w:date="2020-06-05T20:02:00Z">
              <w:tcPr>
                <w:tcW w:w="2962" w:type="dxa"/>
                <w:gridSpan w:val="3"/>
                <w:tcBorders>
                  <w:top w:val="nil"/>
                  <w:left w:val="nil"/>
                  <w:bottom w:val="single" w:sz="4" w:space="0" w:color="auto"/>
                  <w:right w:val="single" w:sz="4" w:space="0" w:color="auto"/>
                </w:tcBorders>
                <w:shd w:val="clear" w:color="auto" w:fill="auto"/>
                <w:noWrap/>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w:t>
            </w:r>
          </w:p>
        </w:tc>
        <w:tc>
          <w:tcPr>
            <w:tcW w:w="4935" w:type="dxa"/>
            <w:tcBorders>
              <w:top w:val="nil"/>
              <w:left w:val="nil"/>
              <w:bottom w:val="single" w:sz="4" w:space="0" w:color="auto"/>
              <w:right w:val="single" w:sz="4" w:space="0" w:color="auto"/>
            </w:tcBorders>
            <w:shd w:val="clear" w:color="auto" w:fill="auto"/>
            <w:hideMark/>
            <w:tcPrChange w:id="673" w:author="Franck Theeten" w:date="2020-06-05T20:02:00Z">
              <w:tcPr>
                <w:tcW w:w="4935" w:type="dxa"/>
                <w:gridSpan w:val="3"/>
                <w:tcBorders>
                  <w:top w:val="nil"/>
                  <w:left w:val="nil"/>
                  <w:bottom w:val="single" w:sz="4" w:space="0" w:color="auto"/>
                  <w:right w:val="single" w:sz="4" w:space="0" w:color="auto"/>
                </w:tcBorders>
                <w:shd w:val="clear" w:color="auto" w:fill="auto"/>
                <w:hideMark/>
              </w:tcPr>
            </w:tcPrChange>
          </w:tcPr>
          <w:p w:rsidR="009A0692" w:rsidRPr="00B350AB" w:rsidRDefault="009A0692" w:rsidP="009A0692">
            <w:pPr>
              <w:spacing w:after="0" w:line="240" w:lineRule="auto"/>
              <w:rPr>
                <w:rFonts w:ascii="Calibri" w:eastAsia="Times New Roman" w:hAnsi="Calibri" w:cs="Calibri"/>
                <w:color w:val="000000"/>
                <w:sz w:val="20"/>
                <w:lang w:eastAsia="en-GB"/>
              </w:rPr>
            </w:pPr>
            <w:r w:rsidRPr="00B350AB">
              <w:rPr>
                <w:rFonts w:ascii="Calibri" w:eastAsia="Times New Roman" w:hAnsi="Calibri" w:cs="Calibri"/>
                <w:color w:val="000000"/>
                <w:sz w:val="20"/>
                <w:lang w:eastAsia="en-GB"/>
              </w:rPr>
              <w:t>Identifier name (of more than one person</w:t>
            </w:r>
            <w:del w:id="674" w:author="Franck Theeten" w:date="2020-06-05T20:00:00Z">
              <w:r w:rsidRPr="00B350AB" w:rsidDel="00D70B8B">
                <w:rPr>
                  <w:rFonts w:ascii="Calibri" w:eastAsia="Times New Roman" w:hAnsi="Calibri" w:cs="Calibri"/>
                  <w:color w:val="000000"/>
                  <w:sz w:val="20"/>
                  <w:lang w:eastAsia="en-GB"/>
                </w:rPr>
                <w:delText>e</w:delText>
              </w:r>
            </w:del>
            <w:r w:rsidRPr="00B350AB">
              <w:rPr>
                <w:rFonts w:ascii="Calibri" w:eastAsia="Times New Roman" w:hAnsi="Calibri" w:cs="Calibri"/>
                <w:color w:val="000000"/>
                <w:sz w:val="20"/>
                <w:lang w:eastAsia="en-GB"/>
              </w:rPr>
              <w:t>, separate each name with ";")</w:t>
            </w:r>
          </w:p>
        </w:tc>
      </w:tr>
      <w:tr w:rsidR="00D70B8B" w:rsidRPr="00D70B8B" w:rsidTr="00D70B8B">
        <w:tblPrEx>
          <w:tblW w:w="13856" w:type="dxa"/>
          <w:tblInd w:w="5" w:type="dxa"/>
          <w:tblPrExChange w:id="675" w:author="Franck Theeten" w:date="2020-06-05T20:04:00Z">
            <w:tblPrEx>
              <w:tblW w:w="13856" w:type="dxa"/>
              <w:tblInd w:w="5" w:type="dxa"/>
            </w:tblPrEx>
          </w:tblPrExChange>
        </w:tblPrEx>
        <w:trPr>
          <w:trHeight w:val="426"/>
          <w:ins w:id="676" w:author="Franck Theeten" w:date="2020-06-05T20:00:00Z"/>
          <w:trPrChange w:id="677" w:author="Franck Theeten" w:date="2020-06-05T20:04:00Z">
            <w:trPr>
              <w:gridAfter w:val="0"/>
              <w:trHeight w:val="600"/>
            </w:trPr>
          </w:trPrChange>
        </w:trPr>
        <w:tc>
          <w:tcPr>
            <w:tcW w:w="13856"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noWrap/>
            <w:tcPrChange w:id="678" w:author="Franck Theeten" w:date="2020-06-05T20:04:00Z">
              <w:tcPr>
                <w:tcW w:w="13856" w:type="dxa"/>
                <w:gridSpan w:val="11"/>
                <w:tcBorders>
                  <w:top w:val="nil"/>
                  <w:left w:val="single" w:sz="4" w:space="0" w:color="auto"/>
                  <w:bottom w:val="single" w:sz="4" w:space="0" w:color="auto"/>
                  <w:right w:val="single" w:sz="4" w:space="0" w:color="auto"/>
                </w:tcBorders>
                <w:shd w:val="clear" w:color="auto" w:fill="auto"/>
                <w:noWrap/>
              </w:tcPr>
            </w:tcPrChange>
          </w:tcPr>
          <w:p w:rsidR="00D70B8B" w:rsidRPr="00D70B8B" w:rsidRDefault="00D70B8B">
            <w:pPr>
              <w:spacing w:after="0" w:line="240" w:lineRule="auto"/>
              <w:rPr>
                <w:ins w:id="679" w:author="Franck Theeten" w:date="2020-06-05T20:00:00Z"/>
                <w:rFonts w:ascii="Calibri" w:eastAsia="Times New Roman" w:hAnsi="Calibri" w:cs="Calibri"/>
                <w:b/>
                <w:bCs/>
                <w:color w:val="000000"/>
                <w:sz w:val="20"/>
                <w:lang w:eastAsia="en-GB"/>
                <w:rPrChange w:id="680" w:author="Franck Theeten" w:date="2020-06-05T20:01:00Z">
                  <w:rPr>
                    <w:ins w:id="681" w:author="Franck Theeten" w:date="2020-06-05T20:00:00Z"/>
                    <w:rFonts w:ascii="Calibri" w:eastAsia="Times New Roman" w:hAnsi="Calibri" w:cs="Calibri"/>
                    <w:color w:val="000000"/>
                    <w:sz w:val="20"/>
                    <w:lang w:eastAsia="en-GB"/>
                  </w:rPr>
                </w:rPrChange>
              </w:rPr>
            </w:pPr>
            <w:ins w:id="682" w:author="Franck Theeten" w:date="2020-06-05T20:01:00Z">
              <w:r w:rsidRPr="00D70B8B">
                <w:rPr>
                  <w:rFonts w:ascii="Calibri" w:eastAsia="Times New Roman" w:hAnsi="Calibri" w:cs="Calibri"/>
                  <w:b/>
                  <w:bCs/>
                  <w:color w:val="000000"/>
                  <w:sz w:val="20"/>
                  <w:lang w:eastAsia="en-GB"/>
                  <w:rPrChange w:id="683" w:author="Franck Theeten" w:date="2020-06-05T20:01:00Z">
                    <w:rPr>
                      <w:rFonts w:ascii="Calibri" w:eastAsia="Times New Roman" w:hAnsi="Calibri" w:cs="Calibri"/>
                      <w:color w:val="000000"/>
                      <w:sz w:val="20"/>
                      <w:lang w:eastAsia="en-GB"/>
                    </w:rPr>
                  </w:rPrChange>
                </w:rPr>
                <w:t>Links to external multimedia fi</w:t>
              </w:r>
              <w:r w:rsidRPr="00D70B8B">
                <w:rPr>
                  <w:rFonts w:ascii="Calibri" w:eastAsia="Times New Roman" w:hAnsi="Calibri" w:cs="Calibri"/>
                  <w:b/>
                  <w:bCs/>
                  <w:color w:val="000000"/>
                  <w:sz w:val="20"/>
                  <w:lang w:eastAsia="en-GB"/>
                  <w:rPrChange w:id="684" w:author="Franck Theeten" w:date="2020-06-05T20:01:00Z">
                    <w:rPr>
                      <w:rFonts w:ascii="Calibri" w:eastAsia="Times New Roman" w:hAnsi="Calibri" w:cs="Calibri"/>
                      <w:color w:val="000000"/>
                      <w:sz w:val="20"/>
                      <w:lang w:val="pt-BR" w:eastAsia="en-GB"/>
                    </w:rPr>
                  </w:rPrChange>
                </w:rPr>
                <w:t>les (1 to</w:t>
              </w:r>
              <w:r w:rsidRPr="00D70B8B">
                <w:rPr>
                  <w:rFonts w:ascii="Calibri" w:eastAsia="Times New Roman" w:hAnsi="Calibri" w:cs="Calibri"/>
                  <w:b/>
                  <w:bCs/>
                  <w:color w:val="000000"/>
                  <w:sz w:val="20"/>
                  <w:lang w:eastAsia="en-GB"/>
                  <w:rPrChange w:id="685" w:author="Franck Theeten" w:date="2020-06-05T20:01:00Z">
                    <w:rPr>
                      <w:rFonts w:ascii="Calibri" w:eastAsia="Times New Roman" w:hAnsi="Calibri" w:cs="Calibri"/>
                      <w:color w:val="000000"/>
                      <w:sz w:val="20"/>
                      <w:lang w:eastAsia="en-GB"/>
                    </w:rPr>
                  </w:rPrChange>
                </w:rPr>
                <w:t xml:space="preserve"> 30)</w:t>
              </w:r>
            </w:ins>
          </w:p>
        </w:tc>
      </w:tr>
      <w:tr w:rsidR="00D70B8B" w:rsidRPr="00D70B8B" w:rsidTr="00D70B8B">
        <w:tblPrEx>
          <w:tblW w:w="13856" w:type="dxa"/>
          <w:tblInd w:w="5" w:type="dxa"/>
          <w:tblPrExChange w:id="686" w:author="Franck Theeten" w:date="2020-06-05T20:06:00Z">
            <w:tblPrEx>
              <w:tblW w:w="13856" w:type="dxa"/>
              <w:tblInd w:w="5" w:type="dxa"/>
            </w:tblPrEx>
          </w:tblPrExChange>
        </w:tblPrEx>
        <w:trPr>
          <w:trHeight w:val="42"/>
          <w:ins w:id="687" w:author="Franck Theeten" w:date="2020-06-05T20:05:00Z"/>
          <w:trPrChange w:id="688"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689"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pPr>
              <w:rPr>
                <w:ins w:id="690" w:author="Franck Theeten" w:date="2020-06-05T20:05:00Z"/>
                <w:rFonts w:eastAsia="Times New Roman" w:cstheme="minorHAnsi"/>
                <w:color w:val="000000"/>
                <w:sz w:val="20"/>
                <w:szCs w:val="20"/>
                <w:lang w:eastAsia="en-GB"/>
                <w:rPrChange w:id="691" w:author="Franck Theeten" w:date="2020-06-05T20:08:00Z">
                  <w:rPr>
                    <w:ins w:id="692" w:author="Franck Theeten" w:date="2020-06-05T20:05:00Z"/>
                    <w:rFonts w:ascii="Calibri" w:eastAsia="Times New Roman" w:hAnsi="Calibri" w:cs="Calibri"/>
                    <w:b/>
                    <w:bCs/>
                    <w:color w:val="000000"/>
                    <w:sz w:val="20"/>
                    <w:lang w:eastAsia="en-GB"/>
                  </w:rPr>
                </w:rPrChange>
              </w:rPr>
              <w:pPrChange w:id="693" w:author="Franck Theeten" w:date="2020-06-05T20:06:00Z">
                <w:pPr>
                  <w:spacing w:after="0" w:line="240" w:lineRule="auto"/>
                </w:pPr>
              </w:pPrChange>
            </w:pPr>
            <w:ins w:id="694" w:author="Franck Theeten" w:date="2020-06-05T20:06:00Z">
              <w:r w:rsidRPr="00D70B8B">
                <w:rPr>
                  <w:rFonts w:cstheme="minorHAnsi"/>
                  <w:sz w:val="20"/>
                  <w:szCs w:val="20"/>
                  <w:lang w:val="fr-FR"/>
                  <w:rPrChange w:id="695" w:author="Franck Theeten" w:date="2020-06-05T20:08:00Z">
                    <w:rPr>
                      <w:b/>
                      <w:bCs/>
                      <w:lang w:val="fr-FR"/>
                    </w:rPr>
                  </w:rPrChange>
                </w:rPr>
                <w:t>Multimedia1Uri</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696"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697" w:author="Franck Theeten" w:date="2020-06-05T20:05:00Z"/>
                <w:rFonts w:ascii="Calibri" w:eastAsia="Times New Roman" w:hAnsi="Calibri" w:cs="Calibri"/>
                <w:color w:val="000000"/>
                <w:sz w:val="20"/>
                <w:lang w:eastAsia="en-GB"/>
                <w:rPrChange w:id="698" w:author="Franck Theeten" w:date="2020-06-05T20:09:00Z">
                  <w:rPr>
                    <w:ins w:id="699" w:author="Franck Theeten" w:date="2020-06-05T20:05:00Z"/>
                    <w:rFonts w:ascii="Calibri" w:eastAsia="Times New Roman" w:hAnsi="Calibri" w:cs="Calibri"/>
                    <w:b/>
                    <w:bCs/>
                    <w:color w:val="000000"/>
                    <w:sz w:val="20"/>
                    <w:lang w:eastAsia="en-GB"/>
                  </w:rPr>
                </w:rPrChange>
              </w:rPr>
            </w:pPr>
            <w:ins w:id="700"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01"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02" w:author="Franck Theeten" w:date="2020-06-05T20:05:00Z"/>
                <w:rFonts w:ascii="Calibri" w:eastAsia="Times New Roman" w:hAnsi="Calibri" w:cs="Calibri"/>
                <w:color w:val="000000"/>
                <w:sz w:val="20"/>
                <w:lang w:eastAsia="en-GB"/>
                <w:rPrChange w:id="703" w:author="Franck Theeten" w:date="2020-06-05T20:10:00Z">
                  <w:rPr>
                    <w:ins w:id="704" w:author="Franck Theeten" w:date="2020-06-05T20:05:00Z"/>
                    <w:rFonts w:ascii="Calibri" w:eastAsia="Times New Roman" w:hAnsi="Calibri" w:cs="Calibri"/>
                    <w:b/>
                    <w:bCs/>
                    <w:color w:val="000000"/>
                    <w:sz w:val="20"/>
                    <w:lang w:eastAsia="en-GB"/>
                  </w:rPr>
                </w:rPrChange>
              </w:rPr>
            </w:pPr>
            <w:ins w:id="705" w:author="Franck Theeten" w:date="2020-06-05T20:10:00Z">
              <w:r w:rsidRPr="00D70B8B">
                <w:rPr>
                  <w:rFonts w:ascii="Calibri" w:eastAsia="Times New Roman" w:hAnsi="Calibri" w:cs="Calibri"/>
                  <w:color w:val="000000"/>
                  <w:sz w:val="20"/>
                  <w:lang w:eastAsia="en-GB"/>
                </w:rPr>
                <w:t>External URI</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06"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07" w:author="Franck Theeten" w:date="2020-06-05T20:05:00Z"/>
                <w:rFonts w:ascii="Calibri" w:eastAsia="Times New Roman" w:hAnsi="Calibri" w:cs="Calibri"/>
                <w:b/>
                <w:bCs/>
                <w:color w:val="000000"/>
                <w:sz w:val="20"/>
                <w:lang w:eastAsia="en-GB"/>
              </w:rPr>
            </w:pPr>
            <w:ins w:id="708" w:author="Franck Theeten" w:date="2020-06-05T20:11:00Z">
              <w:r>
                <w:rPr>
                  <w:rFonts w:ascii="Calibri" w:eastAsia="Times New Roman" w:hAnsi="Calibri" w:cs="Calibri"/>
                  <w:b/>
                  <w:bCs/>
                  <w:color w:val="000000"/>
                  <w:sz w:val="20"/>
                  <w:lang w:eastAsia="en-GB"/>
                </w:rPr>
                <w:t xml:space="preserve">Mandatory : URL of the external </w:t>
              </w:r>
            </w:ins>
            <w:ins w:id="709" w:author="Franck Theeten" w:date="2020-06-05T20:12:00Z">
              <w:r>
                <w:rPr>
                  <w:rFonts w:ascii="Calibri" w:eastAsia="Times New Roman" w:hAnsi="Calibri" w:cs="Calibri"/>
                  <w:b/>
                  <w:bCs/>
                  <w:color w:val="000000"/>
                  <w:sz w:val="20"/>
                  <w:lang w:eastAsia="en-GB"/>
                </w:rPr>
                <w:t>document</w:t>
              </w:r>
            </w:ins>
          </w:p>
        </w:tc>
      </w:tr>
      <w:tr w:rsidR="00D70B8B" w:rsidRPr="00D70B8B" w:rsidTr="00D70B8B">
        <w:tblPrEx>
          <w:tblW w:w="13856" w:type="dxa"/>
          <w:tblInd w:w="5" w:type="dxa"/>
          <w:tblPrExChange w:id="710" w:author="Franck Theeten" w:date="2020-06-05T20:06:00Z">
            <w:tblPrEx>
              <w:tblW w:w="13856" w:type="dxa"/>
              <w:tblInd w:w="5" w:type="dxa"/>
            </w:tblPrEx>
          </w:tblPrExChange>
        </w:tblPrEx>
        <w:trPr>
          <w:trHeight w:val="42"/>
          <w:ins w:id="711" w:author="Franck Theeten" w:date="2020-06-05T20:05:00Z"/>
          <w:trPrChange w:id="712"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13"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14" w:author="Franck Theeten" w:date="2020-06-05T20:05:00Z"/>
                <w:rFonts w:eastAsia="Times New Roman" w:cstheme="minorHAnsi"/>
                <w:color w:val="000000"/>
                <w:sz w:val="20"/>
                <w:szCs w:val="20"/>
                <w:lang w:eastAsia="en-GB"/>
                <w:rPrChange w:id="715" w:author="Franck Theeten" w:date="2020-06-05T20:08:00Z">
                  <w:rPr>
                    <w:ins w:id="716" w:author="Franck Theeten" w:date="2020-06-05T20:05:00Z"/>
                    <w:rFonts w:ascii="Calibri" w:eastAsia="Times New Roman" w:hAnsi="Calibri" w:cs="Calibri"/>
                    <w:b/>
                    <w:bCs/>
                    <w:color w:val="000000"/>
                    <w:sz w:val="20"/>
                    <w:lang w:eastAsia="en-GB"/>
                  </w:rPr>
                </w:rPrChange>
              </w:rPr>
            </w:pPr>
            <w:ins w:id="717" w:author="Franck Theeten" w:date="2020-06-05T20:07:00Z">
              <w:r w:rsidRPr="00D70B8B">
                <w:rPr>
                  <w:rFonts w:cstheme="minorHAnsi"/>
                  <w:sz w:val="20"/>
                  <w:szCs w:val="20"/>
                  <w:lang w:val="nl-NL"/>
                  <w:rPrChange w:id="718" w:author="Franck Theeten" w:date="2020-06-05T20:08:00Z">
                    <w:rPr>
                      <w:b/>
                      <w:bCs/>
                      <w:lang w:val="nl-NL"/>
                    </w:rPr>
                  </w:rPrChange>
                </w:rPr>
                <w:t>Multimedia1Title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19"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20" w:author="Franck Theeten" w:date="2020-06-05T20:05:00Z"/>
                <w:rFonts w:ascii="Calibri" w:eastAsia="Times New Roman" w:hAnsi="Calibri" w:cs="Calibri"/>
                <w:b/>
                <w:bCs/>
                <w:color w:val="000000"/>
                <w:sz w:val="20"/>
                <w:lang w:eastAsia="en-GB"/>
              </w:rPr>
            </w:pPr>
            <w:ins w:id="721"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22"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23" w:author="Franck Theeten" w:date="2020-06-05T20:05:00Z"/>
                <w:rFonts w:ascii="Calibri" w:eastAsia="Times New Roman" w:hAnsi="Calibri" w:cs="Calibri"/>
                <w:color w:val="000000"/>
                <w:sz w:val="20"/>
                <w:lang w:eastAsia="en-GB"/>
                <w:rPrChange w:id="724" w:author="Franck Theeten" w:date="2020-06-05T20:10:00Z">
                  <w:rPr>
                    <w:ins w:id="725" w:author="Franck Theeten" w:date="2020-06-05T20:05:00Z"/>
                    <w:rFonts w:ascii="Calibri" w:eastAsia="Times New Roman" w:hAnsi="Calibri" w:cs="Calibri"/>
                    <w:b/>
                    <w:bCs/>
                    <w:color w:val="000000"/>
                    <w:sz w:val="20"/>
                    <w:lang w:eastAsia="en-GB"/>
                  </w:rPr>
                </w:rPrChange>
              </w:rPr>
            </w:pPr>
            <w:ins w:id="726" w:author="Franck Theeten" w:date="2020-06-05T20:10:00Z">
              <w:r w:rsidRPr="00D70B8B">
                <w:rPr>
                  <w:rFonts w:ascii="Calibri" w:eastAsia="Times New Roman" w:hAnsi="Calibri" w:cs="Calibri"/>
                  <w:color w:val="000000"/>
                  <w:sz w:val="20"/>
                  <w:lang w:eastAsia="en-GB"/>
                  <w:rPrChange w:id="727" w:author="Franck Theeten" w:date="2020-06-05T20:10:00Z">
                    <w:rPr>
                      <w:rFonts w:ascii="Calibri" w:eastAsia="Times New Roman" w:hAnsi="Calibri" w:cs="Calibri"/>
                      <w:b/>
                      <w:bCs/>
                      <w:color w:val="000000"/>
                      <w:sz w:val="20"/>
                      <w:lang w:eastAsia="en-GB"/>
                    </w:rPr>
                  </w:rPrChange>
                </w:rPr>
                <w:t>Title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28"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29" w:author="Franck Theeten" w:date="2020-06-05T20:05:00Z"/>
                <w:rFonts w:ascii="Calibri" w:eastAsia="Times New Roman" w:hAnsi="Calibri" w:cs="Calibri"/>
                <w:color w:val="000000"/>
                <w:sz w:val="20"/>
                <w:lang w:eastAsia="en-GB"/>
                <w:rPrChange w:id="730" w:author="Franck Theeten" w:date="2020-06-05T20:10:00Z">
                  <w:rPr>
                    <w:ins w:id="731" w:author="Franck Theeten" w:date="2020-06-05T20:05:00Z"/>
                    <w:rFonts w:ascii="Calibri" w:eastAsia="Times New Roman" w:hAnsi="Calibri" w:cs="Calibri"/>
                    <w:b/>
                    <w:bCs/>
                    <w:color w:val="000000"/>
                    <w:sz w:val="20"/>
                    <w:lang w:eastAsia="en-GB"/>
                  </w:rPr>
                </w:rPrChange>
              </w:rPr>
            </w:pPr>
            <w:ins w:id="732" w:author="Franck Theeten" w:date="2020-06-05T20:11:00Z">
              <w:r>
                <w:rPr>
                  <w:rFonts w:ascii="Calibri" w:eastAsia="Times New Roman" w:hAnsi="Calibri" w:cs="Calibri"/>
                  <w:b/>
                  <w:bCs/>
                  <w:color w:val="000000"/>
                  <w:sz w:val="20"/>
                  <w:lang w:eastAsia="en-GB"/>
                </w:rPr>
                <w:t xml:space="preserve">Mandatory : </w:t>
              </w:r>
            </w:ins>
            <w:ins w:id="733" w:author="Franck Theeten" w:date="2020-06-05T20:12:00Z">
              <w:r>
                <w:rPr>
                  <w:rFonts w:ascii="Calibri" w:eastAsia="Times New Roman" w:hAnsi="Calibri" w:cs="Calibri"/>
                  <w:b/>
                  <w:bCs/>
                  <w:color w:val="000000"/>
                  <w:sz w:val="20"/>
                  <w:lang w:eastAsia="en-GB"/>
                </w:rPr>
                <w:t>Title or caption of the document</w:t>
              </w:r>
            </w:ins>
          </w:p>
        </w:tc>
      </w:tr>
      <w:tr w:rsidR="00D70B8B" w:rsidRPr="00D70B8B" w:rsidTr="00D70B8B">
        <w:tblPrEx>
          <w:tblW w:w="13856" w:type="dxa"/>
          <w:tblInd w:w="5" w:type="dxa"/>
          <w:tblPrExChange w:id="734" w:author="Franck Theeten" w:date="2020-06-05T20:06:00Z">
            <w:tblPrEx>
              <w:tblW w:w="13856" w:type="dxa"/>
              <w:tblInd w:w="5" w:type="dxa"/>
            </w:tblPrEx>
          </w:tblPrExChange>
        </w:tblPrEx>
        <w:trPr>
          <w:trHeight w:val="42"/>
          <w:ins w:id="735" w:author="Franck Theeten" w:date="2020-06-05T20:05:00Z"/>
          <w:trPrChange w:id="736"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37"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38" w:author="Franck Theeten" w:date="2020-06-05T20:05:00Z"/>
                <w:rFonts w:eastAsia="Times New Roman" w:cstheme="minorHAnsi"/>
                <w:color w:val="000000"/>
                <w:sz w:val="20"/>
                <w:szCs w:val="20"/>
                <w:lang w:eastAsia="en-GB"/>
                <w:rPrChange w:id="739" w:author="Franck Theeten" w:date="2020-06-05T20:08:00Z">
                  <w:rPr>
                    <w:ins w:id="740" w:author="Franck Theeten" w:date="2020-06-05T20:05:00Z"/>
                    <w:rFonts w:ascii="Calibri" w:eastAsia="Times New Roman" w:hAnsi="Calibri" w:cs="Calibri"/>
                    <w:b/>
                    <w:bCs/>
                    <w:color w:val="000000"/>
                    <w:sz w:val="20"/>
                    <w:lang w:eastAsia="en-GB"/>
                  </w:rPr>
                </w:rPrChange>
              </w:rPr>
            </w:pPr>
            <w:ins w:id="741" w:author="Franck Theeten" w:date="2020-06-05T20:07:00Z">
              <w:r w:rsidRPr="00D70B8B">
                <w:rPr>
                  <w:rFonts w:cstheme="minorHAnsi"/>
                  <w:sz w:val="20"/>
                  <w:szCs w:val="20"/>
                  <w:lang w:val="nl-NL"/>
                  <w:rPrChange w:id="742" w:author="Franck Theeten" w:date="2020-06-05T20:08:00Z">
                    <w:rPr>
                      <w:b/>
                      <w:bCs/>
                      <w:lang w:val="nl-NL"/>
                    </w:rPr>
                  </w:rPrChange>
                </w:rPr>
                <w:t>Multimedia1Type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43"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44" w:author="Franck Theeten" w:date="2020-06-05T20:05:00Z"/>
                <w:rFonts w:ascii="Calibri" w:eastAsia="Times New Roman" w:hAnsi="Calibri" w:cs="Calibri"/>
                <w:b/>
                <w:bCs/>
                <w:color w:val="000000"/>
                <w:sz w:val="20"/>
                <w:lang w:eastAsia="en-GB"/>
              </w:rPr>
            </w:pPr>
            <w:ins w:id="745"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46"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47" w:author="Franck Theeten" w:date="2020-06-05T20:05:00Z"/>
                <w:rFonts w:ascii="Calibri" w:eastAsia="Times New Roman" w:hAnsi="Calibri" w:cs="Calibri"/>
                <w:color w:val="000000"/>
                <w:sz w:val="20"/>
                <w:lang w:eastAsia="en-GB"/>
                <w:rPrChange w:id="748" w:author="Franck Theeten" w:date="2020-06-05T20:10:00Z">
                  <w:rPr>
                    <w:ins w:id="749" w:author="Franck Theeten" w:date="2020-06-05T20:05:00Z"/>
                    <w:rFonts w:ascii="Calibri" w:eastAsia="Times New Roman" w:hAnsi="Calibri" w:cs="Calibri"/>
                    <w:b/>
                    <w:bCs/>
                    <w:color w:val="000000"/>
                    <w:sz w:val="20"/>
                    <w:lang w:eastAsia="en-GB"/>
                  </w:rPr>
                </w:rPrChange>
              </w:rPr>
            </w:pPr>
            <w:ins w:id="750" w:author="Franck Theeten" w:date="2020-06-05T20:10:00Z">
              <w:r>
                <w:rPr>
                  <w:rFonts w:ascii="Calibri" w:eastAsia="Times New Roman" w:hAnsi="Calibri" w:cs="Calibri"/>
                  <w:color w:val="000000"/>
                  <w:sz w:val="20"/>
                  <w:lang w:eastAsia="en-GB"/>
                </w:rPr>
                <w:t>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51"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795852" w:rsidP="00D70B8B">
            <w:pPr>
              <w:spacing w:after="0" w:line="240" w:lineRule="auto"/>
              <w:rPr>
                <w:ins w:id="752" w:author="Franck Theeten" w:date="2020-06-05T20:05:00Z"/>
                <w:rFonts w:ascii="Calibri" w:eastAsia="Times New Roman" w:hAnsi="Calibri" w:cs="Calibri"/>
                <w:color w:val="000000"/>
                <w:sz w:val="20"/>
                <w:lang w:eastAsia="en-GB"/>
                <w:rPrChange w:id="753" w:author="Franck Theeten" w:date="2020-06-05T20:10:00Z">
                  <w:rPr>
                    <w:ins w:id="754" w:author="Franck Theeten" w:date="2020-06-05T20:05:00Z"/>
                    <w:rFonts w:ascii="Calibri" w:eastAsia="Times New Roman" w:hAnsi="Calibri" w:cs="Calibri"/>
                    <w:b/>
                    <w:bCs/>
                    <w:color w:val="000000"/>
                    <w:sz w:val="20"/>
                    <w:lang w:eastAsia="en-GB"/>
                  </w:rPr>
                </w:rPrChange>
              </w:rPr>
            </w:pPr>
            <w:ins w:id="755" w:author="Franck Theeten" w:date="2020-06-05T20:21:00Z">
              <w:r>
                <w:rPr>
                  <w:rFonts w:ascii="Calibri" w:eastAsia="Times New Roman" w:hAnsi="Calibri" w:cs="Calibri"/>
                  <w:b/>
                  <w:bCs/>
                  <w:color w:val="000000"/>
                  <w:sz w:val="20"/>
                  <w:lang w:eastAsia="en-GB"/>
                </w:rPr>
                <w:t xml:space="preserve">Mandatory </w:t>
              </w:r>
            </w:ins>
            <w:ins w:id="756" w:author="Franck Theeten" w:date="2020-06-05T20:22:00Z">
              <w:r>
                <w:rPr>
                  <w:rFonts w:ascii="Calibri" w:eastAsia="Times New Roman" w:hAnsi="Calibri" w:cs="Calibri"/>
                  <w:b/>
                  <w:bCs/>
                  <w:color w:val="000000"/>
                  <w:sz w:val="20"/>
                  <w:lang w:eastAsia="en-GB"/>
                </w:rPr>
                <w:t xml:space="preserve">: type of the document (closed vocabulary : “image” or </w:t>
              </w:r>
            </w:ins>
            <w:ins w:id="757" w:author="Franck Theeten" w:date="2020-07-08T13:19:00Z">
              <w:r w:rsidR="00B41F7A">
                <w:rPr>
                  <w:rFonts w:ascii="Calibri" w:eastAsia="Times New Roman" w:hAnsi="Calibri" w:cs="Calibri"/>
                  <w:b/>
                  <w:bCs/>
                  <w:color w:val="000000"/>
                  <w:sz w:val="20"/>
                  <w:lang w:eastAsia="en-GB"/>
                </w:rPr>
                <w:t>“sound</w:t>
              </w:r>
            </w:ins>
            <w:ins w:id="758" w:author="Franck Theeten" w:date="2020-06-05T20:22:00Z">
              <w:r>
                <w:rPr>
                  <w:rFonts w:ascii="Calibri" w:eastAsia="Times New Roman" w:hAnsi="Calibri" w:cs="Calibri"/>
                  <w:b/>
                  <w:bCs/>
                  <w:color w:val="000000"/>
                  <w:sz w:val="20"/>
                  <w:lang w:eastAsia="en-GB"/>
                </w:rPr>
                <w:t>”</w:t>
              </w:r>
            </w:ins>
          </w:p>
        </w:tc>
      </w:tr>
      <w:tr w:rsidR="00D70B8B" w:rsidRPr="00D70B8B" w:rsidTr="00D70B8B">
        <w:tblPrEx>
          <w:tblW w:w="13856" w:type="dxa"/>
          <w:tblInd w:w="5" w:type="dxa"/>
          <w:tblPrExChange w:id="759" w:author="Franck Theeten" w:date="2020-06-05T20:06:00Z">
            <w:tblPrEx>
              <w:tblW w:w="13856" w:type="dxa"/>
              <w:tblInd w:w="5" w:type="dxa"/>
            </w:tblPrEx>
          </w:tblPrExChange>
        </w:tblPrEx>
        <w:trPr>
          <w:trHeight w:val="42"/>
          <w:ins w:id="760" w:author="Franck Theeten" w:date="2020-06-05T20:05:00Z"/>
          <w:trPrChange w:id="761"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62"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pPr>
              <w:spacing w:after="0" w:line="240" w:lineRule="auto"/>
              <w:rPr>
                <w:ins w:id="763" w:author="Franck Theeten" w:date="2020-06-05T20:05:00Z"/>
                <w:rFonts w:eastAsia="Times New Roman" w:cstheme="minorHAnsi"/>
                <w:color w:val="000000"/>
                <w:sz w:val="20"/>
                <w:szCs w:val="20"/>
                <w:lang w:eastAsia="en-GB"/>
                <w:rPrChange w:id="764" w:author="Franck Theeten" w:date="2020-06-05T20:08:00Z">
                  <w:rPr>
                    <w:ins w:id="765" w:author="Franck Theeten" w:date="2020-06-05T20:05:00Z"/>
                    <w:rFonts w:ascii="Calibri" w:eastAsia="Times New Roman" w:hAnsi="Calibri" w:cs="Calibri"/>
                    <w:b/>
                    <w:bCs/>
                    <w:color w:val="000000"/>
                    <w:sz w:val="20"/>
                    <w:lang w:eastAsia="en-GB"/>
                  </w:rPr>
                </w:rPrChange>
              </w:rPr>
            </w:pPr>
            <w:ins w:id="766" w:author="Franck Theeten" w:date="2020-06-05T20:07:00Z">
              <w:r w:rsidRPr="00D70B8B">
                <w:rPr>
                  <w:rFonts w:cstheme="minorHAnsi"/>
                  <w:sz w:val="20"/>
                  <w:szCs w:val="20"/>
                  <w:lang w:val="fr-FR"/>
                  <w:rPrChange w:id="767" w:author="Franck Theeten" w:date="2020-06-05T20:08:00Z">
                    <w:rPr>
                      <w:b/>
                      <w:bCs/>
                      <w:lang w:val="fr-FR"/>
                    </w:rPr>
                  </w:rPrChange>
                </w:rPr>
                <w:t>Multimedia1</w:t>
              </w:r>
            </w:ins>
            <w:ins w:id="768" w:author="Franck Theeten" w:date="2020-07-08T14:07:00Z">
              <w:r w:rsidR="00DB0BBE">
                <w:rPr>
                  <w:rFonts w:cstheme="minorHAnsi"/>
                  <w:sz w:val="20"/>
                  <w:szCs w:val="20"/>
                  <w:lang w:val="fr-FR"/>
                </w:rPr>
                <w:t>Internet</w:t>
              </w:r>
            </w:ins>
            <w:bookmarkStart w:id="769" w:name="_GoBack"/>
            <w:bookmarkEnd w:id="769"/>
            <w:ins w:id="770" w:author="Franck Theeten" w:date="2020-06-05T20:07:00Z">
              <w:r w:rsidRPr="00D70B8B">
                <w:rPr>
                  <w:rFonts w:cstheme="minorHAnsi"/>
                  <w:sz w:val="20"/>
                  <w:szCs w:val="20"/>
                  <w:lang w:val="fr-FR"/>
                  <w:rPrChange w:id="771" w:author="Franck Theeten" w:date="2020-06-05T20:08:00Z">
                    <w:rPr>
                      <w:b/>
                      <w:bCs/>
                      <w:lang w:val="fr-FR"/>
                    </w:rPr>
                  </w:rPrChange>
                </w:rPr>
                <w:t>Protocol</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72"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73" w:author="Franck Theeten" w:date="2020-06-05T20:05:00Z"/>
                <w:rFonts w:ascii="Calibri" w:eastAsia="Times New Roman" w:hAnsi="Calibri" w:cs="Calibri"/>
                <w:b/>
                <w:bCs/>
                <w:color w:val="000000"/>
                <w:sz w:val="20"/>
                <w:lang w:eastAsia="en-GB"/>
              </w:rPr>
            </w:pPr>
            <w:ins w:id="774"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775"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76" w:author="Franck Theeten" w:date="2020-06-05T20:05:00Z"/>
                <w:rFonts w:ascii="Calibri" w:eastAsia="Times New Roman" w:hAnsi="Calibri" w:cs="Calibri"/>
                <w:color w:val="000000"/>
                <w:sz w:val="20"/>
                <w:lang w:eastAsia="en-GB"/>
                <w:rPrChange w:id="777" w:author="Franck Theeten" w:date="2020-06-05T20:10:00Z">
                  <w:rPr>
                    <w:ins w:id="778" w:author="Franck Theeten" w:date="2020-06-05T20:05:00Z"/>
                    <w:rFonts w:ascii="Calibri" w:eastAsia="Times New Roman" w:hAnsi="Calibri" w:cs="Calibri"/>
                    <w:b/>
                    <w:bCs/>
                    <w:color w:val="000000"/>
                    <w:sz w:val="20"/>
                    <w:lang w:eastAsia="en-GB"/>
                  </w:rPr>
                </w:rPrChange>
              </w:rPr>
            </w:pPr>
            <w:ins w:id="779" w:author="Franck Theeten" w:date="2020-06-05T20:10:00Z">
              <w:r>
                <w:rPr>
                  <w:rFonts w:ascii="Calibri" w:eastAsia="Times New Roman" w:hAnsi="Calibri" w:cs="Calibri"/>
                  <w:color w:val="000000"/>
                  <w:sz w:val="20"/>
                  <w:lang w:eastAsia="en-GB"/>
                </w:rPr>
                <w:t>External protocol</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780"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795852" w:rsidRDefault="00795852" w:rsidP="00D70B8B">
            <w:pPr>
              <w:spacing w:after="0" w:line="240" w:lineRule="auto"/>
              <w:rPr>
                <w:ins w:id="781" w:author="Franck Theeten" w:date="2020-06-05T20:05:00Z"/>
                <w:rFonts w:ascii="Calibri" w:eastAsia="Times New Roman" w:hAnsi="Calibri" w:cs="Calibri"/>
                <w:b/>
                <w:bCs/>
                <w:color w:val="000000"/>
                <w:sz w:val="20"/>
                <w:lang w:eastAsia="en-GB"/>
              </w:rPr>
            </w:pPr>
            <w:ins w:id="782" w:author="Franck Theeten" w:date="2020-06-05T20:22:00Z">
              <w:r>
                <w:rPr>
                  <w:rFonts w:ascii="Calibri" w:eastAsia="Times New Roman" w:hAnsi="Calibri" w:cs="Calibri"/>
                  <w:b/>
                  <w:bCs/>
                  <w:color w:val="000000"/>
                  <w:sz w:val="20"/>
                  <w:lang w:eastAsia="en-GB"/>
                </w:rPr>
                <w:t>Mandatory : technical Internet protocol (“plain”, “IIIF”, “WMS”</w:t>
              </w:r>
            </w:ins>
            <w:ins w:id="783" w:author="Franck Theeten" w:date="2020-06-05T20:23:00Z">
              <w:r>
                <w:rPr>
                  <w:rFonts w:ascii="Calibri" w:eastAsia="Times New Roman" w:hAnsi="Calibri" w:cs="Calibri"/>
                  <w:b/>
                  <w:bCs/>
                  <w:color w:val="000000"/>
                  <w:sz w:val="20"/>
                  <w:lang w:eastAsia="en-GB"/>
                </w:rPr>
                <w:t>, “Sketchfab”</w:t>
              </w:r>
            </w:ins>
            <w:ins w:id="784" w:author="Franck Theeten" w:date="2020-06-05T20:22:00Z">
              <w:r>
                <w:rPr>
                  <w:rFonts w:ascii="Calibri" w:eastAsia="Times New Roman" w:hAnsi="Calibri" w:cs="Calibri"/>
                  <w:b/>
                  <w:bCs/>
                  <w:color w:val="000000"/>
                  <w:sz w:val="20"/>
                  <w:lang w:eastAsia="en-GB"/>
                </w:rPr>
                <w:t>)</w:t>
              </w:r>
            </w:ins>
            <w:ins w:id="785" w:author="Franck Theeten" w:date="2020-06-05T20:23:00Z">
              <w:r>
                <w:rPr>
                  <w:rFonts w:ascii="Calibri" w:eastAsia="Times New Roman" w:hAnsi="Calibri" w:cs="Calibri"/>
                  <w:b/>
                  <w:bCs/>
                  <w:color w:val="000000"/>
                  <w:sz w:val="20"/>
                  <w:lang w:eastAsia="en-GB"/>
                </w:rPr>
                <w:t>. Closed vocabulary. Helps</w:t>
              </w:r>
            </w:ins>
            <w:ins w:id="786" w:author="Franck Theeten" w:date="2020-06-05T20:24:00Z">
              <w:r>
                <w:rPr>
                  <w:rFonts w:ascii="Calibri" w:eastAsia="Times New Roman" w:hAnsi="Calibri" w:cs="Calibri"/>
                  <w:b/>
                  <w:bCs/>
                  <w:color w:val="000000"/>
                  <w:sz w:val="20"/>
                  <w:lang w:eastAsia="en-GB"/>
                </w:rPr>
                <w:t xml:space="preserve"> the server or client</w:t>
              </w:r>
            </w:ins>
            <w:ins w:id="787" w:author="Franck Theeten" w:date="2020-06-05T20:23:00Z">
              <w:r>
                <w:rPr>
                  <w:rFonts w:ascii="Calibri" w:eastAsia="Times New Roman" w:hAnsi="Calibri" w:cs="Calibri"/>
                  <w:b/>
                  <w:bCs/>
                  <w:color w:val="000000"/>
                  <w:sz w:val="20"/>
                  <w:lang w:eastAsia="en-GB"/>
                </w:rPr>
                <w:t xml:space="preserve"> to select a viewer or player</w:t>
              </w:r>
            </w:ins>
          </w:p>
        </w:tc>
      </w:tr>
      <w:tr w:rsidR="00D70B8B" w:rsidRPr="00D70B8B" w:rsidTr="00D70B8B">
        <w:tblPrEx>
          <w:tblW w:w="13856" w:type="dxa"/>
          <w:tblInd w:w="5" w:type="dxa"/>
          <w:tblPrExChange w:id="788" w:author="Franck Theeten" w:date="2020-06-05T20:06:00Z">
            <w:tblPrEx>
              <w:tblW w:w="13856" w:type="dxa"/>
              <w:tblInd w:w="5" w:type="dxa"/>
            </w:tblPrEx>
          </w:tblPrExChange>
        </w:tblPrEx>
        <w:trPr>
          <w:trHeight w:val="42"/>
          <w:ins w:id="789" w:author="Franck Theeten" w:date="2020-06-05T20:05:00Z"/>
          <w:trPrChange w:id="790"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791"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792" w:author="Franck Theeten" w:date="2020-06-05T20:05:00Z"/>
                <w:rFonts w:eastAsia="Times New Roman" w:cstheme="minorHAnsi"/>
                <w:color w:val="000000"/>
                <w:sz w:val="20"/>
                <w:szCs w:val="20"/>
                <w:lang w:eastAsia="en-GB"/>
                <w:rPrChange w:id="793" w:author="Franck Theeten" w:date="2020-06-05T20:08:00Z">
                  <w:rPr>
                    <w:ins w:id="794" w:author="Franck Theeten" w:date="2020-06-05T20:05:00Z"/>
                    <w:rFonts w:ascii="Calibri" w:eastAsia="Times New Roman" w:hAnsi="Calibri" w:cs="Calibri"/>
                    <w:b/>
                    <w:bCs/>
                    <w:color w:val="000000"/>
                    <w:sz w:val="20"/>
                    <w:lang w:eastAsia="en-GB"/>
                  </w:rPr>
                </w:rPrChange>
              </w:rPr>
            </w:pPr>
            <w:ins w:id="795" w:author="Franck Theeten" w:date="2020-06-05T20:07:00Z">
              <w:r w:rsidRPr="00D70B8B">
                <w:rPr>
                  <w:rFonts w:cstheme="minorHAnsi"/>
                  <w:sz w:val="20"/>
                  <w:szCs w:val="20"/>
                  <w:lang w:val="fr-FR"/>
                  <w:rPrChange w:id="796" w:author="Franck Theeten" w:date="2020-06-05T20:08:00Z">
                    <w:rPr>
                      <w:b/>
                      <w:bCs/>
                      <w:lang w:val="fr-FR"/>
                    </w:rPr>
                  </w:rPrChange>
                </w:rPr>
                <w:t>Multimedia1MimeType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797"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798" w:author="Franck Theeten" w:date="2020-06-05T20:05:00Z"/>
                <w:rFonts w:ascii="Calibri" w:eastAsia="Times New Roman" w:hAnsi="Calibri" w:cs="Calibri"/>
                <w:b/>
                <w:bCs/>
                <w:color w:val="000000"/>
                <w:sz w:val="20"/>
                <w:lang w:eastAsia="en-GB"/>
              </w:rPr>
            </w:pPr>
            <w:ins w:id="799"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00"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01" w:author="Franck Theeten" w:date="2020-06-05T20:05:00Z"/>
                <w:rFonts w:ascii="Calibri" w:eastAsia="Times New Roman" w:hAnsi="Calibri" w:cs="Calibri"/>
                <w:color w:val="000000"/>
                <w:sz w:val="20"/>
                <w:lang w:eastAsia="en-GB"/>
                <w:rPrChange w:id="802" w:author="Franck Theeten" w:date="2020-06-05T20:10:00Z">
                  <w:rPr>
                    <w:ins w:id="803" w:author="Franck Theeten" w:date="2020-06-05T20:05:00Z"/>
                    <w:rFonts w:ascii="Calibri" w:eastAsia="Times New Roman" w:hAnsi="Calibri" w:cs="Calibri"/>
                    <w:b/>
                    <w:bCs/>
                    <w:color w:val="000000"/>
                    <w:sz w:val="20"/>
                    <w:lang w:eastAsia="en-GB"/>
                  </w:rPr>
                </w:rPrChange>
              </w:rPr>
            </w:pPr>
            <w:ins w:id="804" w:author="Franck Theeten" w:date="2020-06-05T20:10:00Z">
              <w:r>
                <w:rPr>
                  <w:rFonts w:ascii="Calibri" w:eastAsia="Times New Roman" w:hAnsi="Calibri" w:cs="Calibri"/>
                  <w:color w:val="000000"/>
                  <w:sz w:val="20"/>
                  <w:lang w:eastAsia="en-GB"/>
                </w:rPr>
                <w:t>Mime 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05"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795852" w:rsidRDefault="00795852" w:rsidP="00D70B8B">
            <w:pPr>
              <w:spacing w:after="0" w:line="240" w:lineRule="auto"/>
              <w:rPr>
                <w:ins w:id="806" w:author="Franck Theeten" w:date="2020-06-05T20:05:00Z"/>
                <w:rFonts w:ascii="Calibri" w:eastAsia="Times New Roman" w:hAnsi="Calibri" w:cs="Calibri"/>
                <w:b/>
                <w:bCs/>
                <w:color w:val="000000"/>
                <w:sz w:val="20"/>
                <w:lang w:eastAsia="en-GB"/>
              </w:rPr>
            </w:pPr>
            <w:ins w:id="807" w:author="Franck Theeten" w:date="2020-06-05T20:23:00Z">
              <w:r w:rsidRPr="00795852">
                <w:rPr>
                  <w:rFonts w:ascii="Calibri" w:eastAsia="Times New Roman" w:hAnsi="Calibri" w:cs="Calibri"/>
                  <w:b/>
                  <w:bCs/>
                  <w:color w:val="000000"/>
                  <w:sz w:val="20"/>
                  <w:lang w:eastAsia="en-GB"/>
                  <w:rPrChange w:id="808" w:author="Franck Theeten" w:date="2020-06-05T20:23:00Z">
                    <w:rPr>
                      <w:rFonts w:ascii="Calibri" w:eastAsia="Times New Roman" w:hAnsi="Calibri" w:cs="Calibri"/>
                      <w:color w:val="000000"/>
                      <w:sz w:val="20"/>
                      <w:lang w:eastAsia="en-GB"/>
                    </w:rPr>
                  </w:rPrChange>
                </w:rPr>
                <w:t>Mandatory : Mime</w:t>
              </w:r>
              <w:r>
                <w:rPr>
                  <w:rFonts w:ascii="Calibri" w:eastAsia="Times New Roman" w:hAnsi="Calibri" w:cs="Calibri"/>
                  <w:b/>
                  <w:bCs/>
                  <w:color w:val="000000"/>
                  <w:sz w:val="20"/>
                  <w:lang w:eastAsia="en-GB"/>
                </w:rPr>
                <w:t xml:space="preserve"> type of the</w:t>
              </w:r>
            </w:ins>
            <w:ins w:id="809" w:author="Franck Theeten" w:date="2020-06-05T20:24:00Z">
              <w:r>
                <w:rPr>
                  <w:rFonts w:ascii="Calibri" w:eastAsia="Times New Roman" w:hAnsi="Calibri" w:cs="Calibri"/>
                  <w:b/>
                  <w:bCs/>
                  <w:color w:val="000000"/>
                  <w:sz w:val="20"/>
                  <w:lang w:eastAsia="en-GB"/>
                </w:rPr>
                <w:t xml:space="preserve"> file (e.g: for download)</w:t>
              </w:r>
            </w:ins>
          </w:p>
        </w:tc>
      </w:tr>
      <w:tr w:rsidR="00D70B8B" w:rsidRPr="00D70B8B" w:rsidTr="00D70B8B">
        <w:tblPrEx>
          <w:tblW w:w="13856" w:type="dxa"/>
          <w:tblInd w:w="5" w:type="dxa"/>
          <w:tblPrExChange w:id="810" w:author="Franck Theeten" w:date="2020-06-05T20:06:00Z">
            <w:tblPrEx>
              <w:tblW w:w="13856" w:type="dxa"/>
              <w:tblInd w:w="5" w:type="dxa"/>
            </w:tblPrEx>
          </w:tblPrExChange>
        </w:tblPrEx>
        <w:trPr>
          <w:trHeight w:val="42"/>
          <w:ins w:id="811" w:author="Franck Theeten" w:date="2020-06-05T20:05:00Z"/>
          <w:trPrChange w:id="812"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13"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14" w:author="Franck Theeten" w:date="2020-06-05T20:05:00Z"/>
                <w:rFonts w:eastAsia="Times New Roman" w:cstheme="minorHAnsi"/>
                <w:color w:val="000000"/>
                <w:sz w:val="20"/>
                <w:szCs w:val="20"/>
                <w:lang w:eastAsia="en-GB"/>
                <w:rPrChange w:id="815" w:author="Franck Theeten" w:date="2020-06-05T20:08:00Z">
                  <w:rPr>
                    <w:ins w:id="816" w:author="Franck Theeten" w:date="2020-06-05T20:05:00Z"/>
                    <w:rFonts w:ascii="Calibri" w:eastAsia="Times New Roman" w:hAnsi="Calibri" w:cs="Calibri"/>
                    <w:b/>
                    <w:bCs/>
                    <w:color w:val="000000"/>
                    <w:sz w:val="20"/>
                    <w:lang w:eastAsia="en-GB"/>
                  </w:rPr>
                </w:rPrChange>
              </w:rPr>
            </w:pPr>
            <w:ins w:id="817" w:author="Franck Theeten" w:date="2020-06-05T20:07:00Z">
              <w:r w:rsidRPr="00D70B8B">
                <w:rPr>
                  <w:rFonts w:cstheme="minorHAnsi"/>
                  <w:sz w:val="20"/>
                  <w:szCs w:val="20"/>
                  <w:lang w:val="fr-FR"/>
                  <w:rPrChange w:id="818" w:author="Franck Theeten" w:date="2020-06-05T20:08:00Z">
                    <w:rPr>
                      <w:b/>
                      <w:bCs/>
                      <w:lang w:val="fr-FR"/>
                    </w:rPr>
                  </w:rPrChange>
                </w:rPr>
                <w:t>Multimedia1SubType</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19"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20" w:author="Franck Theeten" w:date="2020-06-05T20:05:00Z"/>
                <w:rFonts w:ascii="Calibri" w:eastAsia="Times New Roman" w:hAnsi="Calibri" w:cs="Calibri"/>
                <w:b/>
                <w:bCs/>
                <w:color w:val="000000"/>
                <w:sz w:val="20"/>
                <w:lang w:eastAsia="en-GB"/>
              </w:rPr>
            </w:pPr>
            <w:ins w:id="821"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22"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23" w:author="Franck Theeten" w:date="2020-06-05T20:05:00Z"/>
                <w:rFonts w:ascii="Calibri" w:eastAsia="Times New Roman" w:hAnsi="Calibri" w:cs="Calibri"/>
                <w:color w:val="000000"/>
                <w:sz w:val="20"/>
                <w:lang w:eastAsia="en-GB"/>
                <w:rPrChange w:id="824" w:author="Franck Theeten" w:date="2020-06-05T20:10:00Z">
                  <w:rPr>
                    <w:ins w:id="825" w:author="Franck Theeten" w:date="2020-06-05T20:05:00Z"/>
                    <w:rFonts w:ascii="Calibri" w:eastAsia="Times New Roman" w:hAnsi="Calibri" w:cs="Calibri"/>
                    <w:b/>
                    <w:bCs/>
                    <w:color w:val="000000"/>
                    <w:sz w:val="20"/>
                    <w:lang w:eastAsia="en-GB"/>
                  </w:rPr>
                </w:rPrChange>
              </w:rPr>
            </w:pPr>
            <w:ins w:id="826" w:author="Franck Theeten" w:date="2020-06-05T20:10:00Z">
              <w:r>
                <w:rPr>
                  <w:rFonts w:ascii="Calibri" w:eastAsia="Times New Roman" w:hAnsi="Calibri" w:cs="Calibri"/>
                  <w:color w:val="000000"/>
                  <w:sz w:val="20"/>
                  <w:lang w:eastAsia="en-GB"/>
                </w:rPr>
                <w:t>Sub type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27"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FD3566" w:rsidRDefault="00FD3566" w:rsidP="00D70B8B">
            <w:pPr>
              <w:spacing w:after="0" w:line="240" w:lineRule="auto"/>
              <w:rPr>
                <w:ins w:id="828" w:author="Franck Theeten" w:date="2020-06-05T20:05:00Z"/>
                <w:rFonts w:ascii="Calibri" w:eastAsia="Times New Roman" w:hAnsi="Calibri" w:cs="Calibri"/>
                <w:color w:val="000000"/>
                <w:sz w:val="20"/>
                <w:szCs w:val="20"/>
                <w:lang w:eastAsia="en-GB"/>
                <w:rPrChange w:id="829" w:author="Franck Theeten" w:date="2020-06-05T20:25:00Z">
                  <w:rPr>
                    <w:ins w:id="830" w:author="Franck Theeten" w:date="2020-06-05T20:05:00Z"/>
                    <w:rFonts w:ascii="Calibri" w:eastAsia="Times New Roman" w:hAnsi="Calibri" w:cs="Calibri"/>
                    <w:b/>
                    <w:bCs/>
                    <w:color w:val="000000"/>
                    <w:sz w:val="20"/>
                    <w:lang w:eastAsia="en-GB"/>
                  </w:rPr>
                </w:rPrChange>
              </w:rPr>
            </w:pPr>
            <w:ins w:id="831" w:author="Franck Theeten" w:date="2020-06-05T20:24:00Z">
              <w:r w:rsidRPr="00B41F7A">
                <w:rPr>
                  <w:rFonts w:ascii="Calibri" w:eastAsia="Times New Roman" w:hAnsi="Calibri" w:cs="Calibri"/>
                  <w:color w:val="000000"/>
                  <w:sz w:val="20"/>
                  <w:szCs w:val="20"/>
                  <w:lang w:eastAsia="en-GB"/>
                </w:rPr>
                <w:t>Sub type (</w:t>
              </w:r>
            </w:ins>
            <w:ins w:id="832" w:author="Franck Theeten" w:date="2020-06-05T20:25:00Z">
              <w:r w:rsidRPr="00FD3566">
                <w:rPr>
                  <w:rFonts w:ascii="Calibri" w:eastAsia="Times New Roman" w:hAnsi="Calibri" w:cs="Calibri"/>
                  <w:color w:val="000000"/>
                  <w:sz w:val="20"/>
                  <w:szCs w:val="20"/>
                  <w:lang w:eastAsia="en-GB"/>
                  <w:rPrChange w:id="833" w:author="Franck Theeten" w:date="2020-06-05T20:25:00Z">
                    <w:rPr>
                      <w:rFonts w:ascii="Calibri" w:eastAsia="Times New Roman" w:hAnsi="Calibri" w:cs="Calibri"/>
                      <w:color w:val="000000"/>
                      <w:sz w:val="20"/>
                      <w:lang w:eastAsia="en-GB"/>
                    </w:rPr>
                  </w:rPrChange>
                </w:rPr>
                <w:t>e.g</w:t>
              </w:r>
            </w:ins>
            <w:ins w:id="834" w:author="Franck Theeten" w:date="2020-06-05T20:24:00Z">
              <w:r w:rsidRPr="00FD3566">
                <w:rPr>
                  <w:rFonts w:ascii="Calibri" w:eastAsia="Times New Roman" w:hAnsi="Calibri" w:cs="Calibri"/>
                  <w:color w:val="000000"/>
                  <w:sz w:val="20"/>
                  <w:szCs w:val="20"/>
                  <w:lang w:eastAsia="en-GB"/>
                  <w:rPrChange w:id="835" w:author="Franck Theeten" w:date="2020-06-05T20:25:00Z">
                    <w:rPr>
                      <w:rFonts w:ascii="Calibri" w:eastAsia="Times New Roman" w:hAnsi="Calibri" w:cs="Calibri"/>
                      <w:color w:val="000000"/>
                      <w:sz w:val="20"/>
                      <w:lang w:eastAsia="en-GB"/>
                    </w:rPr>
                  </w:rPrChange>
                </w:rPr>
                <w:t>.</w:t>
              </w:r>
            </w:ins>
            <w:ins w:id="836" w:author="Franck Theeten" w:date="2020-06-05T20:25:00Z">
              <w:r w:rsidRPr="00FD3566">
                <w:rPr>
                  <w:rFonts w:ascii="Calibri" w:eastAsia="Times New Roman" w:hAnsi="Calibri" w:cs="Calibri"/>
                  <w:color w:val="000000"/>
                  <w:sz w:val="20"/>
                  <w:szCs w:val="20"/>
                  <w:lang w:eastAsia="en-GB"/>
                  <w:rPrChange w:id="837" w:author="Franck Theeten" w:date="2020-06-05T20:25:00Z">
                    <w:rPr>
                      <w:rFonts w:ascii="Calibri" w:eastAsia="Times New Roman" w:hAnsi="Calibri" w:cs="Calibri"/>
                      <w:color w:val="000000"/>
                      <w:sz w:val="20"/>
                      <w:lang w:eastAsia="en-GB"/>
                    </w:rPr>
                  </w:rPrChange>
                </w:rPr>
                <w:t xml:space="preserve"> </w:t>
              </w:r>
              <w:r w:rsidRPr="00FD3566">
                <w:rPr>
                  <w:sz w:val="20"/>
                  <w:szCs w:val="20"/>
                  <w:rPrChange w:id="838" w:author="Franck Theeten" w:date="2020-06-05T20:25:00Z">
                    <w:rPr>
                      <w:lang w:val="fr-FR"/>
                    </w:rPr>
                  </w:rPrChange>
                </w:rPr>
                <w:t>(« chart », « live recording »)</w:t>
              </w:r>
            </w:ins>
          </w:p>
        </w:tc>
      </w:tr>
      <w:tr w:rsidR="00D70B8B" w:rsidRPr="00D70B8B" w:rsidTr="00D70B8B">
        <w:tblPrEx>
          <w:tblW w:w="13856" w:type="dxa"/>
          <w:tblInd w:w="5" w:type="dxa"/>
          <w:tblPrExChange w:id="839" w:author="Franck Theeten" w:date="2020-06-05T20:06:00Z">
            <w:tblPrEx>
              <w:tblW w:w="13856" w:type="dxa"/>
              <w:tblInd w:w="5" w:type="dxa"/>
            </w:tblPrEx>
          </w:tblPrExChange>
        </w:tblPrEx>
        <w:trPr>
          <w:trHeight w:val="42"/>
          <w:ins w:id="840" w:author="Franck Theeten" w:date="2020-06-05T20:05:00Z"/>
          <w:trPrChange w:id="841"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42"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43" w:author="Franck Theeten" w:date="2020-06-05T20:05:00Z"/>
                <w:rFonts w:eastAsia="Times New Roman" w:cstheme="minorHAnsi"/>
                <w:color w:val="000000"/>
                <w:sz w:val="20"/>
                <w:szCs w:val="20"/>
                <w:lang w:eastAsia="en-GB"/>
                <w:rPrChange w:id="844" w:author="Franck Theeten" w:date="2020-06-05T20:08:00Z">
                  <w:rPr>
                    <w:ins w:id="845" w:author="Franck Theeten" w:date="2020-06-05T20:05:00Z"/>
                    <w:rFonts w:ascii="Calibri" w:eastAsia="Times New Roman" w:hAnsi="Calibri" w:cs="Calibri"/>
                    <w:b/>
                    <w:bCs/>
                    <w:color w:val="000000"/>
                    <w:sz w:val="20"/>
                    <w:lang w:eastAsia="en-GB"/>
                  </w:rPr>
                </w:rPrChange>
              </w:rPr>
            </w:pPr>
            <w:ins w:id="846" w:author="Franck Theeten" w:date="2020-06-05T20:07:00Z">
              <w:r w:rsidRPr="00D70B8B">
                <w:rPr>
                  <w:rFonts w:cstheme="minorHAnsi"/>
                  <w:sz w:val="20"/>
                  <w:szCs w:val="20"/>
                  <w:lang w:val="fr-FR"/>
                  <w:rPrChange w:id="847" w:author="Franck Theeten" w:date="2020-06-05T20:08:00Z">
                    <w:rPr>
                      <w:b/>
                      <w:bCs/>
                      <w:lang w:val="fr-FR"/>
                    </w:rPr>
                  </w:rPrChange>
                </w:rPr>
                <w:t>Multimedia1DateYear</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48"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49" w:author="Franck Theeten" w:date="2020-06-05T20:05:00Z"/>
                <w:rFonts w:ascii="Calibri" w:eastAsia="Times New Roman" w:hAnsi="Calibri" w:cs="Calibri"/>
                <w:b/>
                <w:bCs/>
                <w:color w:val="000000"/>
                <w:sz w:val="20"/>
                <w:lang w:eastAsia="en-GB"/>
              </w:rPr>
            </w:pPr>
            <w:ins w:id="850"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51"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52" w:author="Franck Theeten" w:date="2020-06-05T20:05:00Z"/>
                <w:rFonts w:ascii="Calibri" w:eastAsia="Times New Roman" w:hAnsi="Calibri" w:cs="Calibri"/>
                <w:color w:val="000000"/>
                <w:sz w:val="20"/>
                <w:lang w:eastAsia="en-GB"/>
                <w:rPrChange w:id="853" w:author="Franck Theeten" w:date="2020-06-05T20:10:00Z">
                  <w:rPr>
                    <w:ins w:id="854" w:author="Franck Theeten" w:date="2020-06-05T20:05:00Z"/>
                    <w:rFonts w:ascii="Calibri" w:eastAsia="Times New Roman" w:hAnsi="Calibri" w:cs="Calibri"/>
                    <w:b/>
                    <w:bCs/>
                    <w:color w:val="000000"/>
                    <w:sz w:val="20"/>
                    <w:lang w:eastAsia="en-GB"/>
                  </w:rPr>
                </w:rPrChange>
              </w:rPr>
            </w:pPr>
            <w:ins w:id="855"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56"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857" w:author="Franck Theeten" w:date="2020-06-05T20:05:00Z"/>
                <w:rFonts w:ascii="Calibri" w:eastAsia="Times New Roman" w:hAnsi="Calibri" w:cs="Calibri"/>
                <w:color w:val="000000"/>
                <w:sz w:val="20"/>
                <w:lang w:eastAsia="en-GB"/>
                <w:rPrChange w:id="858" w:author="Franck Theeten" w:date="2020-06-05T20:10:00Z">
                  <w:rPr>
                    <w:ins w:id="859" w:author="Franck Theeten" w:date="2020-06-05T20:05:00Z"/>
                    <w:rFonts w:ascii="Calibri" w:eastAsia="Times New Roman" w:hAnsi="Calibri" w:cs="Calibri"/>
                    <w:b/>
                    <w:bCs/>
                    <w:color w:val="000000"/>
                    <w:sz w:val="20"/>
                    <w:lang w:eastAsia="en-GB"/>
                  </w:rPr>
                </w:rPrChange>
              </w:rPr>
            </w:pPr>
            <w:ins w:id="860" w:author="Franck Theeten" w:date="2020-06-05T20:25:00Z">
              <w:r>
                <w:rPr>
                  <w:rFonts w:ascii="Calibri" w:eastAsia="Times New Roman" w:hAnsi="Calibri" w:cs="Calibri"/>
                  <w:color w:val="000000"/>
                  <w:sz w:val="20"/>
                  <w:lang w:eastAsia="en-GB"/>
                </w:rPr>
                <w:t>Date of file creation (year)</w:t>
              </w:r>
            </w:ins>
          </w:p>
        </w:tc>
      </w:tr>
      <w:tr w:rsidR="00D70B8B" w:rsidRPr="00D70B8B" w:rsidTr="00D70B8B">
        <w:tblPrEx>
          <w:tblW w:w="13856" w:type="dxa"/>
          <w:tblInd w:w="5" w:type="dxa"/>
          <w:tblPrExChange w:id="861" w:author="Franck Theeten" w:date="2020-06-05T20:06:00Z">
            <w:tblPrEx>
              <w:tblW w:w="13856" w:type="dxa"/>
              <w:tblInd w:w="5" w:type="dxa"/>
            </w:tblPrEx>
          </w:tblPrExChange>
        </w:tblPrEx>
        <w:trPr>
          <w:trHeight w:val="42"/>
          <w:ins w:id="862" w:author="Franck Theeten" w:date="2020-06-05T20:05:00Z"/>
          <w:trPrChange w:id="863"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64"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65" w:author="Franck Theeten" w:date="2020-06-05T20:05:00Z"/>
                <w:rFonts w:eastAsia="Times New Roman" w:cstheme="minorHAnsi"/>
                <w:color w:val="000000"/>
                <w:sz w:val="20"/>
                <w:szCs w:val="20"/>
                <w:lang w:eastAsia="en-GB"/>
                <w:rPrChange w:id="866" w:author="Franck Theeten" w:date="2020-06-05T20:08:00Z">
                  <w:rPr>
                    <w:ins w:id="867" w:author="Franck Theeten" w:date="2020-06-05T20:05:00Z"/>
                    <w:rFonts w:ascii="Calibri" w:eastAsia="Times New Roman" w:hAnsi="Calibri" w:cs="Calibri"/>
                    <w:b/>
                    <w:bCs/>
                    <w:color w:val="000000"/>
                    <w:sz w:val="20"/>
                    <w:lang w:eastAsia="en-GB"/>
                  </w:rPr>
                </w:rPrChange>
              </w:rPr>
            </w:pPr>
            <w:ins w:id="868" w:author="Franck Theeten" w:date="2020-06-05T20:07:00Z">
              <w:r w:rsidRPr="00D70B8B">
                <w:rPr>
                  <w:rFonts w:cstheme="minorHAnsi"/>
                  <w:sz w:val="20"/>
                  <w:szCs w:val="20"/>
                  <w:lang w:val="fr-FR"/>
                  <w:rPrChange w:id="869" w:author="Franck Theeten" w:date="2020-06-05T20:08:00Z">
                    <w:rPr>
                      <w:b/>
                      <w:bCs/>
                      <w:lang w:val="fr-FR"/>
                    </w:rPr>
                  </w:rPrChange>
                </w:rPr>
                <w:t>Multimedia1DateMonth</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70"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71" w:author="Franck Theeten" w:date="2020-06-05T20:05:00Z"/>
                <w:rFonts w:ascii="Calibri" w:eastAsia="Times New Roman" w:hAnsi="Calibri" w:cs="Calibri"/>
                <w:b/>
                <w:bCs/>
                <w:color w:val="000000"/>
                <w:sz w:val="20"/>
                <w:lang w:eastAsia="en-GB"/>
              </w:rPr>
            </w:pPr>
            <w:ins w:id="872"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73"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74" w:author="Franck Theeten" w:date="2020-06-05T20:05:00Z"/>
                <w:rFonts w:ascii="Calibri" w:eastAsia="Times New Roman" w:hAnsi="Calibri" w:cs="Calibri"/>
                <w:color w:val="000000"/>
                <w:sz w:val="20"/>
                <w:lang w:eastAsia="en-GB"/>
                <w:rPrChange w:id="875" w:author="Franck Theeten" w:date="2020-06-05T20:10:00Z">
                  <w:rPr>
                    <w:ins w:id="876" w:author="Franck Theeten" w:date="2020-06-05T20:05:00Z"/>
                    <w:rFonts w:ascii="Calibri" w:eastAsia="Times New Roman" w:hAnsi="Calibri" w:cs="Calibri"/>
                    <w:b/>
                    <w:bCs/>
                    <w:color w:val="000000"/>
                    <w:sz w:val="20"/>
                    <w:lang w:eastAsia="en-GB"/>
                  </w:rPr>
                </w:rPrChange>
              </w:rPr>
            </w:pPr>
            <w:ins w:id="877"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878"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879" w:author="Franck Theeten" w:date="2020-06-05T20:05:00Z"/>
                <w:rFonts w:ascii="Calibri" w:eastAsia="Times New Roman" w:hAnsi="Calibri" w:cs="Calibri"/>
                <w:color w:val="000000"/>
                <w:sz w:val="20"/>
                <w:lang w:eastAsia="en-GB"/>
                <w:rPrChange w:id="880" w:author="Franck Theeten" w:date="2020-06-05T20:10:00Z">
                  <w:rPr>
                    <w:ins w:id="881" w:author="Franck Theeten" w:date="2020-06-05T20:05:00Z"/>
                    <w:rFonts w:ascii="Calibri" w:eastAsia="Times New Roman" w:hAnsi="Calibri" w:cs="Calibri"/>
                    <w:b/>
                    <w:bCs/>
                    <w:color w:val="000000"/>
                    <w:sz w:val="20"/>
                    <w:lang w:eastAsia="en-GB"/>
                  </w:rPr>
                </w:rPrChange>
              </w:rPr>
            </w:pPr>
            <w:ins w:id="882" w:author="Franck Theeten" w:date="2020-06-05T20:25:00Z">
              <w:r>
                <w:rPr>
                  <w:rFonts w:ascii="Calibri" w:eastAsia="Times New Roman" w:hAnsi="Calibri" w:cs="Calibri"/>
                  <w:color w:val="000000"/>
                  <w:sz w:val="20"/>
                  <w:lang w:eastAsia="en-GB"/>
                </w:rPr>
                <w:t>Date of file creation (month)</w:t>
              </w:r>
            </w:ins>
          </w:p>
        </w:tc>
      </w:tr>
      <w:tr w:rsidR="00D70B8B" w:rsidRPr="00D70B8B" w:rsidTr="00D70B8B">
        <w:tblPrEx>
          <w:tblW w:w="13856" w:type="dxa"/>
          <w:tblInd w:w="5" w:type="dxa"/>
          <w:tblPrExChange w:id="883" w:author="Franck Theeten" w:date="2020-06-05T20:06:00Z">
            <w:tblPrEx>
              <w:tblW w:w="13856" w:type="dxa"/>
              <w:tblInd w:w="5" w:type="dxa"/>
            </w:tblPrEx>
          </w:tblPrExChange>
        </w:tblPrEx>
        <w:trPr>
          <w:trHeight w:val="42"/>
          <w:ins w:id="884" w:author="Franck Theeten" w:date="2020-06-05T20:05:00Z"/>
          <w:trPrChange w:id="885"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886"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887" w:author="Franck Theeten" w:date="2020-06-05T20:05:00Z"/>
                <w:rFonts w:eastAsia="Times New Roman" w:cstheme="minorHAnsi"/>
                <w:color w:val="000000"/>
                <w:sz w:val="20"/>
                <w:szCs w:val="20"/>
                <w:lang w:eastAsia="en-GB"/>
                <w:rPrChange w:id="888" w:author="Franck Theeten" w:date="2020-06-05T20:08:00Z">
                  <w:rPr>
                    <w:ins w:id="889" w:author="Franck Theeten" w:date="2020-06-05T20:05:00Z"/>
                    <w:rFonts w:ascii="Calibri" w:eastAsia="Times New Roman" w:hAnsi="Calibri" w:cs="Calibri"/>
                    <w:b/>
                    <w:bCs/>
                    <w:color w:val="000000"/>
                    <w:sz w:val="20"/>
                    <w:lang w:eastAsia="en-GB"/>
                  </w:rPr>
                </w:rPrChange>
              </w:rPr>
            </w:pPr>
            <w:ins w:id="890" w:author="Franck Theeten" w:date="2020-06-05T20:07:00Z">
              <w:r w:rsidRPr="00D70B8B">
                <w:rPr>
                  <w:rFonts w:cstheme="minorHAnsi"/>
                  <w:sz w:val="20"/>
                  <w:szCs w:val="20"/>
                  <w:lang w:val="fr-FR"/>
                  <w:rPrChange w:id="891" w:author="Franck Theeten" w:date="2020-06-05T20:08:00Z">
                    <w:rPr>
                      <w:b/>
                      <w:bCs/>
                      <w:lang w:val="fr-FR"/>
                    </w:rPr>
                  </w:rPrChange>
                </w:rPr>
                <w:t>Multimedia1DateDay</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892"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93" w:author="Franck Theeten" w:date="2020-06-05T20:05:00Z"/>
                <w:rFonts w:ascii="Calibri" w:eastAsia="Times New Roman" w:hAnsi="Calibri" w:cs="Calibri"/>
                <w:b/>
                <w:bCs/>
                <w:color w:val="000000"/>
                <w:sz w:val="20"/>
                <w:lang w:eastAsia="en-GB"/>
              </w:rPr>
            </w:pPr>
            <w:ins w:id="894"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895"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896" w:author="Franck Theeten" w:date="2020-06-05T20:05:00Z"/>
                <w:rFonts w:ascii="Calibri" w:eastAsia="Times New Roman" w:hAnsi="Calibri" w:cs="Calibri"/>
                <w:color w:val="000000"/>
                <w:sz w:val="20"/>
                <w:lang w:eastAsia="en-GB"/>
                <w:rPrChange w:id="897" w:author="Franck Theeten" w:date="2020-06-05T20:10:00Z">
                  <w:rPr>
                    <w:ins w:id="898" w:author="Franck Theeten" w:date="2020-06-05T20:05:00Z"/>
                    <w:rFonts w:ascii="Calibri" w:eastAsia="Times New Roman" w:hAnsi="Calibri" w:cs="Calibri"/>
                    <w:b/>
                    <w:bCs/>
                    <w:color w:val="000000"/>
                    <w:sz w:val="20"/>
                    <w:lang w:eastAsia="en-GB"/>
                  </w:rPr>
                </w:rPrChange>
              </w:rPr>
            </w:pPr>
            <w:ins w:id="899"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900"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901" w:author="Franck Theeten" w:date="2020-06-05T20:05:00Z"/>
                <w:rFonts w:ascii="Calibri" w:eastAsia="Times New Roman" w:hAnsi="Calibri" w:cs="Calibri"/>
                <w:color w:val="000000"/>
                <w:sz w:val="20"/>
                <w:lang w:eastAsia="en-GB"/>
                <w:rPrChange w:id="902" w:author="Franck Theeten" w:date="2020-06-05T20:10:00Z">
                  <w:rPr>
                    <w:ins w:id="903" w:author="Franck Theeten" w:date="2020-06-05T20:05:00Z"/>
                    <w:rFonts w:ascii="Calibri" w:eastAsia="Times New Roman" w:hAnsi="Calibri" w:cs="Calibri"/>
                    <w:b/>
                    <w:bCs/>
                    <w:color w:val="000000"/>
                    <w:sz w:val="20"/>
                    <w:lang w:eastAsia="en-GB"/>
                  </w:rPr>
                </w:rPrChange>
              </w:rPr>
            </w:pPr>
            <w:ins w:id="904" w:author="Franck Theeten" w:date="2020-06-05T20:25:00Z">
              <w:r>
                <w:rPr>
                  <w:rFonts w:ascii="Calibri" w:eastAsia="Times New Roman" w:hAnsi="Calibri" w:cs="Calibri"/>
                  <w:color w:val="000000"/>
                  <w:sz w:val="20"/>
                  <w:lang w:eastAsia="en-GB"/>
                </w:rPr>
                <w:t>Date of file creation (day)</w:t>
              </w:r>
            </w:ins>
          </w:p>
        </w:tc>
      </w:tr>
      <w:tr w:rsidR="00D70B8B" w:rsidRPr="00D70B8B" w:rsidTr="00D70B8B">
        <w:tblPrEx>
          <w:tblW w:w="13856" w:type="dxa"/>
          <w:tblInd w:w="5" w:type="dxa"/>
          <w:tblPrExChange w:id="905" w:author="Franck Theeten" w:date="2020-06-05T20:06:00Z">
            <w:tblPrEx>
              <w:tblW w:w="13856" w:type="dxa"/>
              <w:tblInd w:w="5" w:type="dxa"/>
            </w:tblPrEx>
          </w:tblPrExChange>
        </w:tblPrEx>
        <w:trPr>
          <w:trHeight w:val="42"/>
          <w:ins w:id="906" w:author="Franck Theeten" w:date="2020-06-05T20:05:00Z"/>
          <w:trPrChange w:id="907" w:author="Franck Theeten" w:date="2020-06-05T20:06:00Z">
            <w:trPr>
              <w:gridAfter w:val="0"/>
              <w:trHeight w:val="42"/>
            </w:trPr>
          </w:trPrChange>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Change w:id="908" w:author="Franck Theeten" w:date="2020-06-05T20:06:00Z">
              <w:tcPr>
                <w:tcW w:w="3464" w:type="dxa"/>
                <w:gridSpan w:val="2"/>
                <w:tcBorders>
                  <w:top w:val="single" w:sz="4" w:space="0" w:color="auto"/>
                  <w:left w:val="single" w:sz="4" w:space="0" w:color="auto"/>
                  <w:bottom w:val="single" w:sz="4" w:space="0" w:color="auto"/>
                  <w:right w:val="single" w:sz="4" w:space="0" w:color="auto"/>
                </w:tcBorders>
                <w:shd w:val="clear" w:color="auto" w:fill="B4C6E7" w:themeFill="accent1" w:themeFillTint="66"/>
                <w:noWrap/>
              </w:tcPr>
            </w:tcPrChange>
          </w:tcPr>
          <w:p w:rsidR="00D70B8B" w:rsidRPr="00D70B8B" w:rsidRDefault="00D70B8B" w:rsidP="00D70B8B">
            <w:pPr>
              <w:spacing w:after="0" w:line="240" w:lineRule="auto"/>
              <w:rPr>
                <w:ins w:id="909" w:author="Franck Theeten" w:date="2020-06-05T20:05:00Z"/>
                <w:rFonts w:eastAsia="Times New Roman" w:cstheme="minorHAnsi"/>
                <w:color w:val="000000"/>
                <w:sz w:val="20"/>
                <w:szCs w:val="20"/>
                <w:lang w:eastAsia="en-GB"/>
                <w:rPrChange w:id="910" w:author="Franck Theeten" w:date="2020-06-05T20:08:00Z">
                  <w:rPr>
                    <w:ins w:id="911" w:author="Franck Theeten" w:date="2020-06-05T20:05:00Z"/>
                    <w:rFonts w:ascii="Calibri" w:eastAsia="Times New Roman" w:hAnsi="Calibri" w:cs="Calibri"/>
                    <w:b/>
                    <w:bCs/>
                    <w:color w:val="000000"/>
                    <w:sz w:val="20"/>
                    <w:lang w:eastAsia="en-GB"/>
                  </w:rPr>
                </w:rPrChange>
              </w:rPr>
            </w:pPr>
            <w:ins w:id="912" w:author="Franck Theeten" w:date="2020-06-05T20:07:00Z">
              <w:r w:rsidRPr="00D70B8B">
                <w:rPr>
                  <w:rFonts w:cstheme="minorHAnsi"/>
                  <w:sz w:val="20"/>
                  <w:szCs w:val="20"/>
                  <w:lang w:val="fr-FR"/>
                  <w:rPrChange w:id="913" w:author="Franck Theeten" w:date="2020-06-05T20:08:00Z">
                    <w:rPr>
                      <w:b/>
                      <w:bCs/>
                      <w:lang w:val="fr-FR"/>
                    </w:rPr>
                  </w:rPrChange>
                </w:rPr>
                <w:t>Multimedia1TimeH</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Change w:id="914" w:author="Franck Theeten" w:date="2020-06-05T20:06:00Z">
              <w:tcPr>
                <w:tcW w:w="3464" w:type="dxa"/>
                <w:gridSpan w:val="5"/>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15" w:author="Franck Theeten" w:date="2020-06-05T20:05:00Z"/>
                <w:rFonts w:ascii="Calibri" w:eastAsia="Times New Roman" w:hAnsi="Calibri" w:cs="Calibri"/>
                <w:b/>
                <w:bCs/>
                <w:color w:val="000000"/>
                <w:sz w:val="20"/>
                <w:lang w:eastAsia="en-GB"/>
              </w:rPr>
            </w:pPr>
            <w:ins w:id="916"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Change w:id="917" w:author="Franck Theeten" w:date="2020-06-05T20:06:00Z">
              <w:tcPr>
                <w:tcW w:w="3464" w:type="dxa"/>
                <w:gridSpan w:val="3"/>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D70B8B" w:rsidP="00D70B8B">
            <w:pPr>
              <w:spacing w:after="0" w:line="240" w:lineRule="auto"/>
              <w:rPr>
                <w:ins w:id="918" w:author="Franck Theeten" w:date="2020-06-05T20:05:00Z"/>
                <w:rFonts w:ascii="Calibri" w:eastAsia="Times New Roman" w:hAnsi="Calibri" w:cs="Calibri"/>
                <w:color w:val="000000"/>
                <w:sz w:val="20"/>
                <w:lang w:eastAsia="en-GB"/>
                <w:rPrChange w:id="919" w:author="Franck Theeten" w:date="2020-06-05T20:10:00Z">
                  <w:rPr>
                    <w:ins w:id="920" w:author="Franck Theeten" w:date="2020-06-05T20:05:00Z"/>
                    <w:rFonts w:ascii="Calibri" w:eastAsia="Times New Roman" w:hAnsi="Calibri" w:cs="Calibri"/>
                    <w:b/>
                    <w:bCs/>
                    <w:color w:val="000000"/>
                    <w:sz w:val="20"/>
                    <w:lang w:eastAsia="en-GB"/>
                  </w:rPr>
                </w:rPrChange>
              </w:rPr>
            </w:pPr>
            <w:ins w:id="921"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Change w:id="922" w:author="Franck Theeten" w:date="2020-06-05T20:06:00Z">
              <w:tcPr>
                <w:tcW w:w="3464" w:type="dxa"/>
                <w:tcBorders>
                  <w:top w:val="single" w:sz="4" w:space="0" w:color="auto"/>
                  <w:left w:val="single" w:sz="4" w:space="0" w:color="auto"/>
                  <w:bottom w:val="single" w:sz="4" w:space="0" w:color="auto"/>
                  <w:right w:val="single" w:sz="4" w:space="0" w:color="auto"/>
                </w:tcBorders>
                <w:shd w:val="clear" w:color="auto" w:fill="B4C6E7" w:themeFill="accent1" w:themeFillTint="66"/>
              </w:tcPr>
            </w:tcPrChange>
          </w:tcPr>
          <w:p w:rsidR="00D70B8B" w:rsidRPr="00D70B8B" w:rsidRDefault="00FD3566" w:rsidP="00D70B8B">
            <w:pPr>
              <w:spacing w:after="0" w:line="240" w:lineRule="auto"/>
              <w:rPr>
                <w:ins w:id="923" w:author="Franck Theeten" w:date="2020-06-05T20:05:00Z"/>
                <w:rFonts w:ascii="Calibri" w:eastAsia="Times New Roman" w:hAnsi="Calibri" w:cs="Calibri"/>
                <w:color w:val="000000"/>
                <w:sz w:val="20"/>
                <w:lang w:eastAsia="en-GB"/>
                <w:rPrChange w:id="924" w:author="Franck Theeten" w:date="2020-06-05T20:10:00Z">
                  <w:rPr>
                    <w:ins w:id="925" w:author="Franck Theeten" w:date="2020-06-05T20:05:00Z"/>
                    <w:rFonts w:ascii="Calibri" w:eastAsia="Times New Roman" w:hAnsi="Calibri" w:cs="Calibri"/>
                    <w:b/>
                    <w:bCs/>
                    <w:color w:val="000000"/>
                    <w:sz w:val="20"/>
                    <w:lang w:eastAsia="en-GB"/>
                  </w:rPr>
                </w:rPrChange>
              </w:rPr>
            </w:pPr>
            <w:ins w:id="926" w:author="Franck Theeten" w:date="2020-06-05T20:25:00Z">
              <w:r>
                <w:rPr>
                  <w:rFonts w:ascii="Calibri" w:eastAsia="Times New Roman" w:hAnsi="Calibri" w:cs="Calibri"/>
                  <w:color w:val="000000"/>
                  <w:sz w:val="20"/>
                  <w:lang w:eastAsia="en-GB"/>
                </w:rPr>
                <w:t>Time of file creation (hour)</w:t>
              </w:r>
            </w:ins>
          </w:p>
        </w:tc>
      </w:tr>
      <w:tr w:rsidR="00D70B8B" w:rsidRPr="00D70B8B" w:rsidTr="00D70B8B">
        <w:trPr>
          <w:trHeight w:val="42"/>
          <w:ins w:id="927" w:author="Franck Theeten" w:date="2020-06-05T20:07: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28" w:author="Franck Theeten" w:date="2020-06-05T20:07:00Z"/>
                <w:rFonts w:eastAsia="Times New Roman" w:cstheme="minorHAnsi"/>
                <w:color w:val="000000"/>
                <w:sz w:val="20"/>
                <w:szCs w:val="20"/>
                <w:lang w:eastAsia="en-GB"/>
                <w:rPrChange w:id="929" w:author="Franck Theeten" w:date="2020-06-05T20:08:00Z">
                  <w:rPr>
                    <w:ins w:id="930" w:author="Franck Theeten" w:date="2020-06-05T20:07:00Z"/>
                    <w:rFonts w:ascii="Calibri" w:eastAsia="Times New Roman" w:hAnsi="Calibri" w:cs="Calibri"/>
                    <w:b/>
                    <w:bCs/>
                    <w:color w:val="000000"/>
                    <w:sz w:val="20"/>
                    <w:lang w:eastAsia="en-GB"/>
                  </w:rPr>
                </w:rPrChange>
              </w:rPr>
            </w:pPr>
            <w:ins w:id="931" w:author="Franck Theeten" w:date="2020-06-05T20:07:00Z">
              <w:r w:rsidRPr="00D70B8B">
                <w:rPr>
                  <w:rFonts w:cstheme="minorHAnsi"/>
                  <w:sz w:val="20"/>
                  <w:szCs w:val="20"/>
                  <w:lang w:val="fr-FR"/>
                  <w:rPrChange w:id="932" w:author="Franck Theeten" w:date="2020-06-05T20:08:00Z">
                    <w:rPr>
                      <w:b/>
                      <w:bCs/>
                      <w:lang w:val="fr-FR"/>
                    </w:rPr>
                  </w:rPrChange>
                </w:rPr>
                <w:t>Multimedia1TimeM</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33" w:author="Franck Theeten" w:date="2020-06-05T20:07:00Z"/>
                <w:rFonts w:ascii="Calibri" w:eastAsia="Times New Roman" w:hAnsi="Calibri" w:cs="Calibri"/>
                <w:b/>
                <w:bCs/>
                <w:color w:val="000000"/>
                <w:sz w:val="20"/>
                <w:lang w:eastAsia="en-GB"/>
              </w:rPr>
            </w:pPr>
            <w:ins w:id="934"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35" w:author="Franck Theeten" w:date="2020-06-05T20:07:00Z"/>
                <w:rFonts w:ascii="Calibri" w:eastAsia="Times New Roman" w:hAnsi="Calibri" w:cs="Calibri"/>
                <w:color w:val="000000"/>
                <w:sz w:val="20"/>
                <w:lang w:eastAsia="en-GB"/>
                <w:rPrChange w:id="936" w:author="Franck Theeten" w:date="2020-06-05T20:10:00Z">
                  <w:rPr>
                    <w:ins w:id="937" w:author="Franck Theeten" w:date="2020-06-05T20:07:00Z"/>
                    <w:rFonts w:ascii="Calibri" w:eastAsia="Times New Roman" w:hAnsi="Calibri" w:cs="Calibri"/>
                    <w:b/>
                    <w:bCs/>
                    <w:color w:val="000000"/>
                    <w:sz w:val="20"/>
                    <w:lang w:eastAsia="en-GB"/>
                  </w:rPr>
                </w:rPrChange>
              </w:rPr>
            </w:pPr>
            <w:ins w:id="938"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39" w:author="Franck Theeten" w:date="2020-06-05T20:07:00Z"/>
                <w:rFonts w:ascii="Calibri" w:eastAsia="Times New Roman" w:hAnsi="Calibri" w:cs="Calibri"/>
                <w:color w:val="000000"/>
                <w:sz w:val="20"/>
                <w:lang w:eastAsia="en-GB"/>
                <w:rPrChange w:id="940" w:author="Franck Theeten" w:date="2020-06-05T20:10:00Z">
                  <w:rPr>
                    <w:ins w:id="941" w:author="Franck Theeten" w:date="2020-06-05T20:07:00Z"/>
                    <w:rFonts w:ascii="Calibri" w:eastAsia="Times New Roman" w:hAnsi="Calibri" w:cs="Calibri"/>
                    <w:b/>
                    <w:bCs/>
                    <w:color w:val="000000"/>
                    <w:sz w:val="20"/>
                    <w:lang w:eastAsia="en-GB"/>
                  </w:rPr>
                </w:rPrChange>
              </w:rPr>
            </w:pPr>
            <w:ins w:id="942" w:author="Franck Theeten" w:date="2020-06-05T20:25:00Z">
              <w:r>
                <w:rPr>
                  <w:rFonts w:ascii="Calibri" w:eastAsia="Times New Roman" w:hAnsi="Calibri" w:cs="Calibri"/>
                  <w:color w:val="000000"/>
                  <w:sz w:val="20"/>
                  <w:lang w:eastAsia="en-GB"/>
                </w:rPr>
                <w:t>Time of file creation (minute)</w:t>
              </w:r>
            </w:ins>
          </w:p>
        </w:tc>
      </w:tr>
      <w:tr w:rsidR="00D70B8B" w:rsidRPr="00D70B8B" w:rsidTr="00D70B8B">
        <w:trPr>
          <w:trHeight w:val="42"/>
          <w:ins w:id="943" w:author="Franck Theeten" w:date="2020-06-05T20:07: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44" w:author="Franck Theeten" w:date="2020-06-05T20:07:00Z"/>
                <w:rFonts w:eastAsia="Times New Roman" w:cstheme="minorHAnsi"/>
                <w:color w:val="000000"/>
                <w:sz w:val="20"/>
                <w:szCs w:val="20"/>
                <w:lang w:eastAsia="en-GB"/>
                <w:rPrChange w:id="945" w:author="Franck Theeten" w:date="2020-06-05T20:08:00Z">
                  <w:rPr>
                    <w:ins w:id="946" w:author="Franck Theeten" w:date="2020-06-05T20:07:00Z"/>
                    <w:rFonts w:ascii="Calibri" w:eastAsia="Times New Roman" w:hAnsi="Calibri" w:cs="Calibri"/>
                    <w:b/>
                    <w:bCs/>
                    <w:color w:val="000000"/>
                    <w:sz w:val="20"/>
                    <w:lang w:eastAsia="en-GB"/>
                  </w:rPr>
                </w:rPrChange>
              </w:rPr>
            </w:pPr>
            <w:ins w:id="947" w:author="Franck Theeten" w:date="2020-06-05T20:07:00Z">
              <w:r w:rsidRPr="00D70B8B">
                <w:rPr>
                  <w:rFonts w:cstheme="minorHAnsi"/>
                  <w:sz w:val="20"/>
                  <w:szCs w:val="20"/>
                  <w:lang w:val="fr-FR"/>
                  <w:rPrChange w:id="948" w:author="Franck Theeten" w:date="2020-06-05T20:08:00Z">
                    <w:rPr>
                      <w:b/>
                      <w:bCs/>
                      <w:lang w:val="fr-FR"/>
                    </w:rPr>
                  </w:rPrChange>
                </w:rPr>
                <w:lastRenderedPageBreak/>
                <w:t>Multimedia1TimeS</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49" w:author="Franck Theeten" w:date="2020-06-05T20:07:00Z"/>
                <w:rFonts w:ascii="Calibri" w:eastAsia="Times New Roman" w:hAnsi="Calibri" w:cs="Calibri"/>
                <w:b/>
                <w:bCs/>
                <w:color w:val="000000"/>
                <w:sz w:val="20"/>
                <w:lang w:eastAsia="en-GB"/>
              </w:rPr>
            </w:pPr>
            <w:ins w:id="950"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51" w:author="Franck Theeten" w:date="2020-06-05T20:07:00Z"/>
                <w:rFonts w:ascii="Calibri" w:eastAsia="Times New Roman" w:hAnsi="Calibri" w:cs="Calibri"/>
                <w:color w:val="000000"/>
                <w:sz w:val="20"/>
                <w:lang w:eastAsia="en-GB"/>
                <w:rPrChange w:id="952" w:author="Franck Theeten" w:date="2020-06-05T20:10:00Z">
                  <w:rPr>
                    <w:ins w:id="953" w:author="Franck Theeten" w:date="2020-06-05T20:07:00Z"/>
                    <w:rFonts w:ascii="Calibri" w:eastAsia="Times New Roman" w:hAnsi="Calibri" w:cs="Calibri"/>
                    <w:b/>
                    <w:bCs/>
                    <w:color w:val="000000"/>
                    <w:sz w:val="20"/>
                    <w:lang w:eastAsia="en-GB"/>
                  </w:rPr>
                </w:rPrChange>
              </w:rPr>
            </w:pPr>
            <w:ins w:id="954" w:author="Franck Theeten" w:date="2020-06-05T20:11:00Z">
              <w:r>
                <w:rPr>
                  <w:rFonts w:ascii="Calibri" w:eastAsia="Times New Roman" w:hAnsi="Calibri" w:cs="Calibri"/>
                  <w:color w:val="000000"/>
                  <w:sz w:val="20"/>
                  <w:lang w:eastAsia="en-GB"/>
                </w:rPr>
                <w:t>Creation date</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55" w:author="Franck Theeten" w:date="2020-06-05T20:07:00Z"/>
                <w:rFonts w:ascii="Calibri" w:eastAsia="Times New Roman" w:hAnsi="Calibri" w:cs="Calibri"/>
                <w:color w:val="000000"/>
                <w:sz w:val="20"/>
                <w:lang w:eastAsia="en-GB"/>
                <w:rPrChange w:id="956" w:author="Franck Theeten" w:date="2020-06-05T20:10:00Z">
                  <w:rPr>
                    <w:ins w:id="957" w:author="Franck Theeten" w:date="2020-06-05T20:07:00Z"/>
                    <w:rFonts w:ascii="Calibri" w:eastAsia="Times New Roman" w:hAnsi="Calibri" w:cs="Calibri"/>
                    <w:b/>
                    <w:bCs/>
                    <w:color w:val="000000"/>
                    <w:sz w:val="20"/>
                    <w:lang w:eastAsia="en-GB"/>
                  </w:rPr>
                </w:rPrChange>
              </w:rPr>
            </w:pPr>
            <w:ins w:id="958" w:author="Franck Theeten" w:date="2020-06-05T20:26:00Z">
              <w:r>
                <w:rPr>
                  <w:rFonts w:ascii="Calibri" w:eastAsia="Times New Roman" w:hAnsi="Calibri" w:cs="Calibri"/>
                  <w:color w:val="000000"/>
                  <w:sz w:val="20"/>
                  <w:lang w:eastAsia="en-GB"/>
                </w:rPr>
                <w:t>Time of file creation (seconds)</w:t>
              </w:r>
            </w:ins>
          </w:p>
        </w:tc>
      </w:tr>
      <w:tr w:rsidR="00D70B8B" w:rsidRPr="00D70B8B" w:rsidTr="00D70B8B">
        <w:trPr>
          <w:trHeight w:val="42"/>
          <w:ins w:id="959" w:author="Franck Theeten" w:date="2020-06-05T20:08: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60" w:author="Franck Theeten" w:date="2020-06-05T20:08:00Z"/>
                <w:rFonts w:cstheme="minorHAnsi"/>
                <w:sz w:val="20"/>
                <w:szCs w:val="20"/>
                <w:lang w:val="fr-FR"/>
                <w:rPrChange w:id="961" w:author="Franck Theeten" w:date="2020-06-05T20:08:00Z">
                  <w:rPr>
                    <w:ins w:id="962" w:author="Franck Theeten" w:date="2020-06-05T20:08:00Z"/>
                    <w:b/>
                    <w:bCs/>
                    <w:lang w:val="fr-FR"/>
                  </w:rPr>
                </w:rPrChange>
              </w:rPr>
            </w:pPr>
            <w:ins w:id="963" w:author="Franck Theeten" w:date="2020-06-05T20:08:00Z">
              <w:r w:rsidRPr="00D70B8B">
                <w:rPr>
                  <w:rFonts w:cstheme="minorHAnsi"/>
                  <w:sz w:val="20"/>
                  <w:szCs w:val="20"/>
                  <w:lang w:val="fr-FR"/>
                  <w:rPrChange w:id="964" w:author="Franck Theeten" w:date="2020-06-05T20:08:00Z">
                    <w:rPr>
                      <w:b/>
                      <w:bCs/>
                      <w:lang w:val="fr-FR"/>
                    </w:rPr>
                  </w:rPrChange>
                </w:rPr>
                <w:t>Multimedia1TechnicalInformation</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65" w:author="Franck Theeten" w:date="2020-06-05T20:08:00Z"/>
                <w:rFonts w:ascii="Calibri" w:eastAsia="Times New Roman" w:hAnsi="Calibri" w:cs="Calibri"/>
                <w:b/>
                <w:bCs/>
                <w:color w:val="000000"/>
                <w:sz w:val="20"/>
                <w:lang w:eastAsia="en-GB"/>
              </w:rPr>
            </w:pPr>
            <w:ins w:id="966"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67" w:author="Franck Theeten" w:date="2020-06-05T20:08:00Z"/>
                <w:rFonts w:ascii="Calibri" w:eastAsia="Times New Roman" w:hAnsi="Calibri" w:cs="Calibri"/>
                <w:color w:val="000000"/>
                <w:sz w:val="20"/>
                <w:lang w:eastAsia="en-GB"/>
                <w:rPrChange w:id="968" w:author="Franck Theeten" w:date="2020-06-05T20:10:00Z">
                  <w:rPr>
                    <w:ins w:id="969" w:author="Franck Theeten" w:date="2020-06-05T20:08:00Z"/>
                    <w:rFonts w:ascii="Calibri" w:eastAsia="Times New Roman" w:hAnsi="Calibri" w:cs="Calibri"/>
                    <w:b/>
                    <w:bCs/>
                    <w:color w:val="000000"/>
                    <w:sz w:val="20"/>
                    <w:lang w:eastAsia="en-GB"/>
                  </w:rPr>
                </w:rPrChange>
              </w:rPr>
            </w:pPr>
            <w:ins w:id="970" w:author="Franck Theeten" w:date="2020-06-05T20:11:00Z">
              <w:r>
                <w:rPr>
                  <w:rFonts w:ascii="Calibri" w:eastAsia="Times New Roman" w:hAnsi="Calibri" w:cs="Calibri"/>
                  <w:color w:val="000000"/>
                  <w:sz w:val="20"/>
                  <w:lang w:eastAsia="en-GB"/>
                </w:rPr>
                <w:t>Technical information</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71" w:author="Franck Theeten" w:date="2020-06-05T20:08:00Z"/>
                <w:rFonts w:ascii="Calibri" w:eastAsia="Times New Roman" w:hAnsi="Calibri" w:cs="Calibri"/>
                <w:color w:val="000000"/>
                <w:sz w:val="20"/>
                <w:lang w:eastAsia="en-GB"/>
                <w:rPrChange w:id="972" w:author="Franck Theeten" w:date="2020-06-05T20:10:00Z">
                  <w:rPr>
                    <w:ins w:id="973" w:author="Franck Theeten" w:date="2020-06-05T20:08:00Z"/>
                    <w:rFonts w:ascii="Calibri" w:eastAsia="Times New Roman" w:hAnsi="Calibri" w:cs="Calibri"/>
                    <w:b/>
                    <w:bCs/>
                    <w:color w:val="000000"/>
                    <w:sz w:val="20"/>
                    <w:lang w:eastAsia="en-GB"/>
                  </w:rPr>
                </w:rPrChange>
              </w:rPr>
            </w:pPr>
            <w:ins w:id="974" w:author="Franck Theeten" w:date="2020-06-05T20:26:00Z">
              <w:r>
                <w:rPr>
                  <w:rFonts w:ascii="Calibri" w:eastAsia="Times New Roman" w:hAnsi="Calibri" w:cs="Calibri"/>
                  <w:color w:val="000000"/>
                  <w:sz w:val="20"/>
                  <w:lang w:eastAsia="en-GB"/>
                </w:rPr>
                <w:t>Technical details related to the field (</w:t>
              </w:r>
            </w:ins>
            <w:ins w:id="975" w:author="Franck Theeten" w:date="2020-06-05T20:27:00Z">
              <w:r>
                <w:rPr>
                  <w:rFonts w:ascii="Calibri" w:eastAsia="Times New Roman" w:hAnsi="Calibri" w:cs="Calibri"/>
                  <w:color w:val="000000"/>
                  <w:sz w:val="20"/>
                  <w:lang w:eastAsia="en-GB"/>
                </w:rPr>
                <w:t xml:space="preserve">e.g.  </w:t>
              </w:r>
            </w:ins>
            <w:ins w:id="976" w:author="Franck Theeten" w:date="2020-06-05T20:26:00Z">
              <w:r>
                <w:rPr>
                  <w:rFonts w:ascii="Calibri" w:eastAsia="Times New Roman" w:hAnsi="Calibri" w:cs="Calibri"/>
                  <w:color w:val="000000"/>
                  <w:sz w:val="20"/>
                  <w:lang w:eastAsia="en-GB"/>
                </w:rPr>
                <w:t>b</w:t>
              </w:r>
            </w:ins>
            <w:ins w:id="977" w:author="Franck Theeten" w:date="2020-06-05T20:27:00Z">
              <w:r>
                <w:rPr>
                  <w:rFonts w:ascii="Calibri" w:eastAsia="Times New Roman" w:hAnsi="Calibri" w:cs="Calibri"/>
                  <w:color w:val="000000"/>
                  <w:sz w:val="20"/>
                  <w:lang w:eastAsia="en-GB"/>
                </w:rPr>
                <w:t>i</w:t>
              </w:r>
            </w:ins>
            <w:ins w:id="978" w:author="Franck Theeten" w:date="2020-06-05T20:26:00Z">
              <w:r>
                <w:rPr>
                  <w:rFonts w:ascii="Calibri" w:eastAsia="Times New Roman" w:hAnsi="Calibri" w:cs="Calibri"/>
                  <w:color w:val="000000"/>
                  <w:sz w:val="20"/>
                  <w:lang w:eastAsia="en-GB"/>
                </w:rPr>
                <w:t>t depth, sampling rate, DPI). Free text file</w:t>
              </w:r>
            </w:ins>
          </w:p>
        </w:tc>
      </w:tr>
      <w:tr w:rsidR="00D70B8B" w:rsidRPr="00D70B8B" w:rsidTr="00D70B8B">
        <w:trPr>
          <w:trHeight w:val="42"/>
          <w:ins w:id="979" w:author="Franck Theeten" w:date="2020-06-05T20:08:00Z"/>
        </w:trPr>
        <w:tc>
          <w:tcPr>
            <w:tcW w:w="3465" w:type="dxa"/>
            <w:tcBorders>
              <w:top w:val="single" w:sz="4" w:space="0" w:color="auto"/>
              <w:left w:val="single" w:sz="4" w:space="0" w:color="auto"/>
              <w:bottom w:val="single" w:sz="4" w:space="0" w:color="auto"/>
              <w:right w:val="single" w:sz="4" w:space="0" w:color="auto"/>
            </w:tcBorders>
            <w:shd w:val="clear" w:color="auto" w:fill="FFFFFF" w:themeFill="background1"/>
            <w:noWrap/>
          </w:tcPr>
          <w:p w:rsidR="00D70B8B" w:rsidRPr="00D70B8B" w:rsidRDefault="00D70B8B" w:rsidP="00D70B8B">
            <w:pPr>
              <w:spacing w:after="0" w:line="240" w:lineRule="auto"/>
              <w:rPr>
                <w:ins w:id="980" w:author="Franck Theeten" w:date="2020-06-05T20:08:00Z"/>
                <w:rFonts w:cstheme="minorHAnsi"/>
                <w:sz w:val="20"/>
                <w:szCs w:val="20"/>
                <w:lang w:val="fr-FR"/>
                <w:rPrChange w:id="981" w:author="Franck Theeten" w:date="2020-06-05T20:08:00Z">
                  <w:rPr>
                    <w:ins w:id="982" w:author="Franck Theeten" w:date="2020-06-05T20:08:00Z"/>
                    <w:b/>
                    <w:bCs/>
                    <w:lang w:val="fr-FR"/>
                  </w:rPr>
                </w:rPrChange>
              </w:rPr>
            </w:pPr>
            <w:ins w:id="983" w:author="Franck Theeten" w:date="2020-06-05T20:08:00Z">
              <w:r w:rsidRPr="00D70B8B">
                <w:rPr>
                  <w:rFonts w:cstheme="minorHAnsi"/>
                  <w:sz w:val="20"/>
                  <w:szCs w:val="20"/>
                  <w:lang w:val="fr-FR"/>
                  <w:rPrChange w:id="984" w:author="Franck Theeten" w:date="2020-06-05T20:08:00Z">
                    <w:rPr>
                      <w:b/>
                      <w:bCs/>
                      <w:lang w:val="fr-FR"/>
                    </w:rPr>
                  </w:rPrChange>
                </w:rPr>
                <w:t>Multimedia1FieldObservations</w:t>
              </w:r>
            </w:ins>
          </w:p>
        </w:tc>
        <w:tc>
          <w:tcPr>
            <w:tcW w:w="2479"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85" w:author="Franck Theeten" w:date="2020-06-05T20:08:00Z"/>
                <w:rFonts w:ascii="Calibri" w:eastAsia="Times New Roman" w:hAnsi="Calibri" w:cs="Calibri"/>
                <w:b/>
                <w:bCs/>
                <w:color w:val="000000"/>
                <w:sz w:val="20"/>
                <w:lang w:eastAsia="en-GB"/>
              </w:rPr>
            </w:pPr>
            <w:ins w:id="986" w:author="Franck Theeten" w:date="2020-06-05T20:09:00Z">
              <w:r>
                <w:rPr>
                  <w:rFonts w:ascii="Calibri" w:eastAsia="Times New Roman" w:hAnsi="Calibri" w:cs="Calibri"/>
                  <w:color w:val="000000"/>
                  <w:sz w:val="20"/>
                  <w:lang w:eastAsia="en-GB"/>
                </w:rPr>
                <w:t>Multimedia (External links)</w:t>
              </w:r>
            </w:ins>
          </w:p>
        </w:tc>
        <w:tc>
          <w:tcPr>
            <w:tcW w:w="2977"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D70B8B" w:rsidP="00D70B8B">
            <w:pPr>
              <w:spacing w:after="0" w:line="240" w:lineRule="auto"/>
              <w:rPr>
                <w:ins w:id="987" w:author="Franck Theeten" w:date="2020-06-05T20:08:00Z"/>
                <w:rFonts w:ascii="Calibri" w:eastAsia="Times New Roman" w:hAnsi="Calibri" w:cs="Calibri"/>
                <w:color w:val="000000"/>
                <w:sz w:val="20"/>
                <w:lang w:eastAsia="en-GB"/>
                <w:rPrChange w:id="988" w:author="Franck Theeten" w:date="2020-06-05T20:10:00Z">
                  <w:rPr>
                    <w:ins w:id="989" w:author="Franck Theeten" w:date="2020-06-05T20:08:00Z"/>
                    <w:rFonts w:ascii="Calibri" w:eastAsia="Times New Roman" w:hAnsi="Calibri" w:cs="Calibri"/>
                    <w:b/>
                    <w:bCs/>
                    <w:color w:val="000000"/>
                    <w:sz w:val="20"/>
                    <w:lang w:eastAsia="en-GB"/>
                  </w:rPr>
                </w:rPrChange>
              </w:rPr>
            </w:pPr>
            <w:ins w:id="990" w:author="Franck Theeten" w:date="2020-06-05T20:11:00Z">
              <w:r>
                <w:rPr>
                  <w:rFonts w:ascii="Calibri" w:eastAsia="Times New Roman" w:hAnsi="Calibri" w:cs="Calibri"/>
                  <w:color w:val="000000"/>
                  <w:sz w:val="20"/>
                  <w:lang w:eastAsia="en-GB"/>
                </w:rPr>
                <w:t>Field observations</w:t>
              </w:r>
            </w:ins>
          </w:p>
        </w:tc>
        <w:tc>
          <w:tcPr>
            <w:tcW w:w="4935" w:type="dxa"/>
            <w:tcBorders>
              <w:top w:val="single" w:sz="4" w:space="0" w:color="auto"/>
              <w:left w:val="single" w:sz="4" w:space="0" w:color="auto"/>
              <w:bottom w:val="single" w:sz="4" w:space="0" w:color="auto"/>
              <w:right w:val="single" w:sz="4" w:space="0" w:color="auto"/>
            </w:tcBorders>
            <w:shd w:val="clear" w:color="auto" w:fill="FFFFFF" w:themeFill="background1"/>
          </w:tcPr>
          <w:p w:rsidR="00D70B8B" w:rsidRPr="00D70B8B" w:rsidRDefault="00FD3566" w:rsidP="00D70B8B">
            <w:pPr>
              <w:spacing w:after="0" w:line="240" w:lineRule="auto"/>
              <w:rPr>
                <w:ins w:id="991" w:author="Franck Theeten" w:date="2020-06-05T20:08:00Z"/>
                <w:rFonts w:ascii="Calibri" w:eastAsia="Times New Roman" w:hAnsi="Calibri" w:cs="Calibri"/>
                <w:color w:val="000000"/>
                <w:sz w:val="20"/>
                <w:lang w:eastAsia="en-GB"/>
                <w:rPrChange w:id="992" w:author="Franck Theeten" w:date="2020-06-05T20:10:00Z">
                  <w:rPr>
                    <w:ins w:id="993" w:author="Franck Theeten" w:date="2020-06-05T20:08:00Z"/>
                    <w:rFonts w:ascii="Calibri" w:eastAsia="Times New Roman" w:hAnsi="Calibri" w:cs="Calibri"/>
                    <w:b/>
                    <w:bCs/>
                    <w:color w:val="000000"/>
                    <w:sz w:val="20"/>
                    <w:lang w:eastAsia="en-GB"/>
                  </w:rPr>
                </w:rPrChange>
              </w:rPr>
            </w:pPr>
            <w:ins w:id="994" w:author="Franck Theeten" w:date="2020-06-05T20:26:00Z">
              <w:r>
                <w:rPr>
                  <w:rFonts w:ascii="Calibri" w:eastAsia="Times New Roman" w:hAnsi="Calibri" w:cs="Calibri"/>
                  <w:color w:val="000000"/>
                  <w:sz w:val="20"/>
                  <w:lang w:eastAsia="en-GB"/>
                </w:rPr>
                <w:t>Detail related to the ecological observation (</w:t>
              </w:r>
            </w:ins>
            <w:ins w:id="995" w:author="Franck Theeten" w:date="2020-06-05T20:27:00Z">
              <w:r>
                <w:rPr>
                  <w:rFonts w:ascii="Calibri" w:eastAsia="Times New Roman" w:hAnsi="Calibri" w:cs="Calibri"/>
                  <w:color w:val="000000"/>
                  <w:sz w:val="20"/>
                  <w:lang w:eastAsia="en-GB"/>
                </w:rPr>
                <w:t>e.g :</w:t>
              </w:r>
            </w:ins>
            <w:ins w:id="996" w:author="Franck Theeten" w:date="2020-06-05T20:26:00Z">
              <w:r>
                <w:rPr>
                  <w:rFonts w:ascii="Calibri" w:eastAsia="Times New Roman" w:hAnsi="Calibri" w:cs="Calibri"/>
                  <w:color w:val="000000"/>
                  <w:sz w:val="20"/>
                  <w:lang w:eastAsia="en-GB"/>
                </w:rPr>
                <w:t xml:space="preserve">temperature, water </w:t>
              </w:r>
            </w:ins>
            <w:ins w:id="997" w:author="Franck Theeten" w:date="2020-06-05T20:27:00Z">
              <w:r>
                <w:rPr>
                  <w:rFonts w:ascii="Calibri" w:eastAsia="Times New Roman" w:hAnsi="Calibri" w:cs="Calibri"/>
                  <w:color w:val="000000"/>
                  <w:sz w:val="20"/>
                  <w:lang w:eastAsia="en-GB"/>
                </w:rPr>
                <w:t>conductivity</w:t>
              </w:r>
            </w:ins>
          </w:p>
        </w:tc>
      </w:tr>
    </w:tbl>
    <w:p w:rsidR="00026578" w:rsidRPr="00D70B8B" w:rsidRDefault="00026578" w:rsidP="00755417">
      <w:pPr>
        <w:rPr>
          <w:bCs/>
        </w:rPr>
      </w:pPr>
    </w:p>
    <w:p w:rsidR="00B350AB" w:rsidRPr="00D70B8B" w:rsidRDefault="00B350AB" w:rsidP="00026578">
      <w:pPr>
        <w:pStyle w:val="Heading2"/>
        <w:sectPr w:rsidR="00B350AB" w:rsidRPr="00D70B8B" w:rsidSect="00B350AB">
          <w:pgSz w:w="16838" w:h="11906" w:orient="landscape"/>
          <w:pgMar w:top="1440" w:right="1440" w:bottom="1440" w:left="1440" w:header="709" w:footer="709" w:gutter="0"/>
          <w:cols w:space="708"/>
          <w:docGrid w:linePitch="360"/>
        </w:sectPr>
      </w:pPr>
    </w:p>
    <w:p w:rsidR="00026578" w:rsidRDefault="00026578" w:rsidP="00026578">
      <w:pPr>
        <w:pStyle w:val="Heading2"/>
      </w:pPr>
      <w:r>
        <w:lastRenderedPageBreak/>
        <w:t>ANNEX 3 – Template fields localities</w:t>
      </w:r>
    </w:p>
    <w:tbl>
      <w:tblPr>
        <w:tblStyle w:val="GridTable4-Accent31"/>
        <w:tblW w:w="9095" w:type="dxa"/>
        <w:tblLook w:val="04A0" w:firstRow="1" w:lastRow="0" w:firstColumn="1" w:lastColumn="0" w:noHBand="0" w:noVBand="1"/>
      </w:tblPr>
      <w:tblGrid>
        <w:gridCol w:w="3679"/>
        <w:gridCol w:w="2695"/>
        <w:gridCol w:w="2721"/>
      </w:tblGrid>
      <w:tr w:rsidR="000076A4" w:rsidRPr="000076A4" w:rsidTr="000076A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Name of field</w:t>
            </w:r>
          </w:p>
        </w:tc>
        <w:tc>
          <w:tcPr>
            <w:tcW w:w="2695"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bCs w:val="0"/>
                <w:sz w:val="20"/>
                <w:szCs w:val="20"/>
                <w:lang w:eastAsia="en-GB"/>
              </w:rPr>
              <w:t>Content</w:t>
            </w:r>
          </w:p>
        </w:tc>
        <w:tc>
          <w:tcPr>
            <w:tcW w:w="2721" w:type="dxa"/>
            <w:noWrap/>
            <w:hideMark/>
          </w:tcPr>
          <w:p w:rsidR="00692DEB" w:rsidRPr="00692DEB" w:rsidRDefault="000076A4" w:rsidP="00692DEB">
            <w:pPr>
              <w:cnfStyle w:val="100000000000" w:firstRow="1"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Comment</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or "event" (if part of an expedition)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b/>
                <w:bCs/>
                <w:color w:val="000000"/>
                <w:sz w:val="20"/>
                <w:szCs w:val="20"/>
                <w:lang w:eastAsia="en-GB"/>
              </w:rPr>
            </w:pPr>
            <w:r w:rsidRPr="00692DEB">
              <w:rPr>
                <w:rFonts w:eastAsia="Times New Roman" w:cstheme="minorHAnsi"/>
                <w:b/>
                <w:bCs/>
                <w:color w:val="000000"/>
                <w:sz w:val="20"/>
                <w:szCs w:val="20"/>
                <w:lang w:eastAsia="en-GB"/>
              </w:rPr>
              <w:t>Mandatory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sampling_field_number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event_cluster_code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event_order</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ig_num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collector</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expedition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 and expedition info</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countries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country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ocean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continent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sea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natural_site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archipelago</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island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state_territory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province</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region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district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county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department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city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municipality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populated_place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original_administrative_data</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exact_site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General</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0076A4"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collecting_month_start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collecting_day_end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collecting_month_end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collecting_year_end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collecting_time_end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Temporal information</w:t>
            </w:r>
          </w:p>
        </w:tc>
        <w:tc>
          <w:tcPr>
            <w:tcW w:w="2721" w:type="dxa"/>
            <w:noWrap/>
            <w:hideMark/>
          </w:tcPr>
          <w:p w:rsidR="00692DEB" w:rsidRPr="00692DEB" w:rsidRDefault="000076A4"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0076A4">
              <w:rPr>
                <w:rFonts w:eastAsia="Times New Roman" w:cstheme="minorHAnsi"/>
                <w:sz w:val="20"/>
                <w:szCs w:val="20"/>
                <w:lang w:eastAsia="en-GB"/>
              </w:rPr>
              <w:t>For expedition</w:t>
            </w:r>
            <w:r>
              <w:rPr>
                <w:rFonts w:eastAsia="Times New Roman" w:cstheme="minorHAnsi"/>
                <w:sz w:val="20"/>
                <w:szCs w:val="20"/>
                <w:lang w:eastAsia="en-GB"/>
              </w:rPr>
              <w:t xml:space="preserve"> only</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 and habitat</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collections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list separated by ; (integer id of Darwin collection)</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lastRenderedPageBreak/>
              <w:t>collection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integer id of Darwin coll</w:t>
            </w:r>
            <w:r w:rsidR="000076A4">
              <w:rPr>
                <w:rFonts w:eastAsia="Times New Roman" w:cstheme="minorHAnsi"/>
                <w:color w:val="000000"/>
                <w:sz w:val="20"/>
                <w:szCs w:val="20"/>
                <w:lang w:eastAsia="en-GB"/>
              </w:rPr>
              <w:t>e</w:t>
            </w:r>
            <w:r w:rsidRPr="00692DEB">
              <w:rPr>
                <w:rFonts w:eastAsia="Times New Roman" w:cstheme="minorHAnsi"/>
                <w:color w:val="000000"/>
                <w:sz w:val="20"/>
                <w:szCs w:val="20"/>
                <w:lang w:eastAsia="en-GB"/>
              </w:rPr>
              <w:t>ction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sampling_method</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sampling_fixation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Link to specimens in collection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3166-1 (2 letters)</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r w:rsidRPr="00692DEB">
              <w:rPr>
                <w:rFonts w:eastAsia="Times New Roman" w:cstheme="minorHAnsi"/>
                <w:sz w:val="20"/>
                <w:szCs w:val="20"/>
                <w:lang w:eastAsia="en-GB"/>
              </w:rPr>
              <w:t>iso3166_subdivision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Link with thesaurii and maps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r w:rsidRPr="00692DEB">
              <w:rPr>
                <w:rFonts w:eastAsia="Times New Roman" w:cstheme="minorHAnsi"/>
                <w:sz w:val="20"/>
                <w:szCs w:val="20"/>
                <w:lang w:eastAsia="en-GB"/>
              </w:rPr>
              <w:t>ISO 3166-2 values</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coordinates_format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DMS/DD/UTM</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latitude_1</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longitude_1</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1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latitude_2</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Lat of point 2 (if bounding box</w:t>
            </w:r>
            <w:r w:rsidR="000076A4">
              <w:rPr>
                <w:rFonts w:eastAsia="Times New Roman" w:cstheme="minorHAnsi"/>
                <w:color w:val="000000"/>
                <w:sz w:val="20"/>
                <w:szCs w:val="20"/>
                <w:lang w:eastAsia="en-GB"/>
              </w:rPr>
              <w:t>)</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longitude_2</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 xml:space="preserve">Lat of point 2 </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gis_type</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POINT/LINE/POLYGON</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coordinates_datum</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EPSG code</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coordinates_original</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coordinates_accuracy_text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Georeferencing</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station_baseline_elevation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station_baseline_accuracy</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sampling_elevation_accuracy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original_elevation_data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sampling_depth_start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sampling_depth_end</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sampling_depth_accuracy</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original_depth_data</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Elevation and depth</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locality_text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ecology_text</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habitat_text</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station_notes</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sampling_notes</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Freehand description</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sz w:val="20"/>
                <w:szCs w:val="20"/>
                <w:lang w:eastAsia="en-GB"/>
              </w:rPr>
            </w:pP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sz w:val="20"/>
                <w:szCs w:val="20"/>
                <w:lang w:eastAsia="en-GB"/>
              </w:rPr>
            </w:pP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sampling_property_type_[1…N]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w:t>
            </w: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679" w:type="dxa"/>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sampling_property_lower_value_[1…N]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Mandatory for the property (if no upper value this is the only value field)</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sampling_property_upper_value_[1…N]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r w:rsidR="000076A4" w:rsidRPr="00692DEB" w:rsidTr="000076A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sampling_property_is_quantiative_[1…N]</w:t>
            </w:r>
          </w:p>
        </w:tc>
        <w:tc>
          <w:tcPr>
            <w:tcW w:w="2695"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yes/no</w:t>
            </w:r>
          </w:p>
        </w:tc>
      </w:tr>
      <w:tr w:rsidR="000076A4" w:rsidRPr="00692DEB" w:rsidTr="000076A4">
        <w:trPr>
          <w:trHeight w:val="300"/>
        </w:trPr>
        <w:tc>
          <w:tcPr>
            <w:cnfStyle w:val="001000000000" w:firstRow="0" w:lastRow="0" w:firstColumn="1" w:lastColumn="0" w:oddVBand="0" w:evenVBand="0" w:oddHBand="0" w:evenHBand="0" w:firstRowFirstColumn="0" w:firstRowLastColumn="0" w:lastRowFirstColumn="0" w:lastRowLastColumn="0"/>
            <w:tcW w:w="3679" w:type="dxa"/>
            <w:noWrap/>
            <w:hideMark/>
          </w:tcPr>
          <w:p w:rsidR="00692DEB" w:rsidRPr="00692DEB" w:rsidRDefault="00692DEB" w:rsidP="00692DEB">
            <w:pPr>
              <w:rPr>
                <w:rFonts w:eastAsia="Times New Roman" w:cstheme="minorHAnsi"/>
                <w:color w:val="000000"/>
                <w:sz w:val="20"/>
                <w:szCs w:val="20"/>
                <w:lang w:eastAsia="en-GB"/>
              </w:rPr>
            </w:pPr>
            <w:r w:rsidRPr="00692DEB">
              <w:rPr>
                <w:rFonts w:eastAsia="Times New Roman" w:cstheme="minorHAnsi"/>
                <w:color w:val="000000"/>
                <w:sz w:val="20"/>
                <w:szCs w:val="20"/>
                <w:lang w:eastAsia="en-GB"/>
              </w:rPr>
              <w:t>sampling_property_unit_[1…N]</w:t>
            </w:r>
          </w:p>
        </w:tc>
        <w:tc>
          <w:tcPr>
            <w:tcW w:w="2695"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r w:rsidRPr="00692DEB">
              <w:rPr>
                <w:rFonts w:eastAsia="Times New Roman" w:cstheme="minorHAnsi"/>
                <w:color w:val="000000"/>
                <w:sz w:val="20"/>
                <w:szCs w:val="20"/>
                <w:lang w:eastAsia="en-GB"/>
              </w:rPr>
              <w:t>Properties</w:t>
            </w:r>
          </w:p>
        </w:tc>
        <w:tc>
          <w:tcPr>
            <w:tcW w:w="2721" w:type="dxa"/>
            <w:noWrap/>
            <w:hideMark/>
          </w:tcPr>
          <w:p w:rsidR="00692DEB" w:rsidRPr="00692DEB" w:rsidRDefault="00692DEB" w:rsidP="00692DEB">
            <w:pPr>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20"/>
                <w:szCs w:val="20"/>
                <w:lang w:eastAsia="en-GB"/>
              </w:rPr>
            </w:pPr>
          </w:p>
        </w:tc>
      </w:tr>
    </w:tbl>
    <w:p w:rsidR="00026578" w:rsidRDefault="00026578" w:rsidP="00755417">
      <w:pPr>
        <w:rPr>
          <w:bCs/>
        </w:rPr>
      </w:pPr>
    </w:p>
    <w:sectPr w:rsidR="00026578" w:rsidSect="00B350A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5F08" w:rsidRDefault="00125F08" w:rsidP="00392009">
      <w:pPr>
        <w:spacing w:after="0" w:line="240" w:lineRule="auto"/>
      </w:pPr>
      <w:r>
        <w:separator/>
      </w:r>
    </w:p>
  </w:endnote>
  <w:endnote w:type="continuationSeparator" w:id="0">
    <w:p w:rsidR="00125F08" w:rsidRDefault="00125F08" w:rsidP="00392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399802"/>
      <w:docPartObj>
        <w:docPartGallery w:val="Page Numbers (Bottom of Page)"/>
        <w:docPartUnique/>
      </w:docPartObj>
    </w:sdtPr>
    <w:sdtEndPr>
      <w:rPr>
        <w:color w:val="7F7F7F" w:themeColor="background1" w:themeShade="7F"/>
        <w:spacing w:val="60"/>
      </w:rPr>
    </w:sdtEndPr>
    <w:sdtContent>
      <w:p w:rsidR="00B41F7A" w:rsidRDefault="00B41F7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1</w:t>
        </w:r>
        <w:r>
          <w:rPr>
            <w:noProof/>
          </w:rPr>
          <w:fldChar w:fldCharType="end"/>
        </w:r>
        <w:r>
          <w:t xml:space="preserve"> | </w:t>
        </w:r>
        <w:r>
          <w:rPr>
            <w:color w:val="7F7F7F" w:themeColor="background1" w:themeShade="7F"/>
            <w:spacing w:val="60"/>
          </w:rPr>
          <w:t>Page</w:t>
        </w:r>
      </w:p>
    </w:sdtContent>
  </w:sdt>
  <w:p w:rsidR="00B41F7A" w:rsidRDefault="00B41F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5F08" w:rsidRDefault="00125F08" w:rsidP="00392009">
      <w:pPr>
        <w:spacing w:after="0" w:line="240" w:lineRule="auto"/>
      </w:pPr>
      <w:r>
        <w:separator/>
      </w:r>
    </w:p>
  </w:footnote>
  <w:footnote w:type="continuationSeparator" w:id="0">
    <w:p w:rsidR="00125F08" w:rsidRDefault="00125F08" w:rsidP="00392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92E29"/>
    <w:multiLevelType w:val="hybridMultilevel"/>
    <w:tmpl w:val="5492C42A"/>
    <w:lvl w:ilvl="0" w:tplc="B718B6F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AE0000"/>
    <w:multiLevelType w:val="hybridMultilevel"/>
    <w:tmpl w:val="DEA01F5C"/>
    <w:lvl w:ilvl="0" w:tplc="EC3C7C58">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3CE0AC6"/>
    <w:multiLevelType w:val="hybridMultilevel"/>
    <w:tmpl w:val="F94C82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90184ED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C9A7BA6"/>
    <w:multiLevelType w:val="hybridMultilevel"/>
    <w:tmpl w:val="D536F20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9C07861"/>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FC68A9"/>
    <w:multiLevelType w:val="hybridMultilevel"/>
    <w:tmpl w:val="7EEC8626"/>
    <w:lvl w:ilvl="0" w:tplc="6C06814A">
      <w:numFmt w:val="bullet"/>
      <w:lvlText w:val=""/>
      <w:lvlJc w:val="left"/>
      <w:pPr>
        <w:ind w:left="720" w:hanging="360"/>
      </w:pPr>
      <w:rPr>
        <w:rFonts w:ascii="Wingdings" w:eastAsiaTheme="minorHAnsi" w:hAnsi="Wingdings"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3CE167A"/>
    <w:multiLevelType w:val="hybridMultilevel"/>
    <w:tmpl w:val="F340833E"/>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9425134"/>
    <w:multiLevelType w:val="hybridMultilevel"/>
    <w:tmpl w:val="0E8091A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 w15:restartNumberingAfterBreak="0">
    <w:nsid w:val="3E487FC0"/>
    <w:multiLevelType w:val="hybridMultilevel"/>
    <w:tmpl w:val="E560570E"/>
    <w:lvl w:ilvl="0" w:tplc="E30E235C">
      <w:start w:val="3"/>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2AD216C"/>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3030A39"/>
    <w:multiLevelType w:val="hybridMultilevel"/>
    <w:tmpl w:val="AF18BA56"/>
    <w:lvl w:ilvl="0" w:tplc="16A2A4F0">
      <w:start w:val="1"/>
      <w:numFmt w:val="bullet"/>
      <w:lvlText w:val="•"/>
      <w:lvlJc w:val="left"/>
      <w:pPr>
        <w:tabs>
          <w:tab w:val="num" w:pos="360"/>
        </w:tabs>
        <w:ind w:left="360" w:hanging="360"/>
      </w:pPr>
      <w:rPr>
        <w:rFonts w:ascii="Arial" w:hAnsi="Arial" w:hint="default"/>
      </w:rPr>
    </w:lvl>
    <w:lvl w:ilvl="1" w:tplc="3A16E276">
      <w:start w:val="1"/>
      <w:numFmt w:val="bullet"/>
      <w:lvlText w:val="•"/>
      <w:lvlJc w:val="left"/>
      <w:pPr>
        <w:tabs>
          <w:tab w:val="num" w:pos="1080"/>
        </w:tabs>
        <w:ind w:left="1080" w:hanging="360"/>
      </w:pPr>
      <w:rPr>
        <w:rFonts w:ascii="Arial" w:hAnsi="Arial" w:hint="default"/>
      </w:rPr>
    </w:lvl>
    <w:lvl w:ilvl="2" w:tplc="5FA60146">
      <w:start w:val="1"/>
      <w:numFmt w:val="bullet"/>
      <w:lvlText w:val="•"/>
      <w:lvlJc w:val="left"/>
      <w:pPr>
        <w:tabs>
          <w:tab w:val="num" w:pos="1800"/>
        </w:tabs>
        <w:ind w:left="1800" w:hanging="360"/>
      </w:pPr>
      <w:rPr>
        <w:rFonts w:ascii="Arial" w:hAnsi="Arial" w:hint="default"/>
      </w:rPr>
    </w:lvl>
    <w:lvl w:ilvl="3" w:tplc="3D60E80C" w:tentative="1">
      <w:start w:val="1"/>
      <w:numFmt w:val="bullet"/>
      <w:lvlText w:val="•"/>
      <w:lvlJc w:val="left"/>
      <w:pPr>
        <w:tabs>
          <w:tab w:val="num" w:pos="2520"/>
        </w:tabs>
        <w:ind w:left="2520" w:hanging="360"/>
      </w:pPr>
      <w:rPr>
        <w:rFonts w:ascii="Arial" w:hAnsi="Arial" w:hint="default"/>
      </w:rPr>
    </w:lvl>
    <w:lvl w:ilvl="4" w:tplc="A4144562" w:tentative="1">
      <w:start w:val="1"/>
      <w:numFmt w:val="bullet"/>
      <w:lvlText w:val="•"/>
      <w:lvlJc w:val="left"/>
      <w:pPr>
        <w:tabs>
          <w:tab w:val="num" w:pos="3240"/>
        </w:tabs>
        <w:ind w:left="3240" w:hanging="360"/>
      </w:pPr>
      <w:rPr>
        <w:rFonts w:ascii="Arial" w:hAnsi="Arial" w:hint="default"/>
      </w:rPr>
    </w:lvl>
    <w:lvl w:ilvl="5" w:tplc="2624BD42" w:tentative="1">
      <w:start w:val="1"/>
      <w:numFmt w:val="bullet"/>
      <w:lvlText w:val="•"/>
      <w:lvlJc w:val="left"/>
      <w:pPr>
        <w:tabs>
          <w:tab w:val="num" w:pos="3960"/>
        </w:tabs>
        <w:ind w:left="3960" w:hanging="360"/>
      </w:pPr>
      <w:rPr>
        <w:rFonts w:ascii="Arial" w:hAnsi="Arial" w:hint="default"/>
      </w:rPr>
    </w:lvl>
    <w:lvl w:ilvl="6" w:tplc="17B007E4" w:tentative="1">
      <w:start w:val="1"/>
      <w:numFmt w:val="bullet"/>
      <w:lvlText w:val="•"/>
      <w:lvlJc w:val="left"/>
      <w:pPr>
        <w:tabs>
          <w:tab w:val="num" w:pos="4680"/>
        </w:tabs>
        <w:ind w:left="4680" w:hanging="360"/>
      </w:pPr>
      <w:rPr>
        <w:rFonts w:ascii="Arial" w:hAnsi="Arial" w:hint="default"/>
      </w:rPr>
    </w:lvl>
    <w:lvl w:ilvl="7" w:tplc="34621254" w:tentative="1">
      <w:start w:val="1"/>
      <w:numFmt w:val="bullet"/>
      <w:lvlText w:val="•"/>
      <w:lvlJc w:val="left"/>
      <w:pPr>
        <w:tabs>
          <w:tab w:val="num" w:pos="5400"/>
        </w:tabs>
        <w:ind w:left="5400" w:hanging="360"/>
      </w:pPr>
      <w:rPr>
        <w:rFonts w:ascii="Arial" w:hAnsi="Arial" w:hint="default"/>
      </w:rPr>
    </w:lvl>
    <w:lvl w:ilvl="8" w:tplc="67C43038" w:tentative="1">
      <w:start w:val="1"/>
      <w:numFmt w:val="bullet"/>
      <w:lvlText w:val="•"/>
      <w:lvlJc w:val="left"/>
      <w:pPr>
        <w:tabs>
          <w:tab w:val="num" w:pos="6120"/>
        </w:tabs>
        <w:ind w:left="6120" w:hanging="360"/>
      </w:pPr>
      <w:rPr>
        <w:rFonts w:ascii="Arial" w:hAnsi="Arial" w:hint="default"/>
      </w:rPr>
    </w:lvl>
  </w:abstractNum>
  <w:abstractNum w:abstractNumId="12" w15:restartNumberingAfterBreak="0">
    <w:nsid w:val="44A6452D"/>
    <w:multiLevelType w:val="hybridMultilevel"/>
    <w:tmpl w:val="1FC2A9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ABD0315"/>
    <w:multiLevelType w:val="hybridMultilevel"/>
    <w:tmpl w:val="BC58F5AC"/>
    <w:lvl w:ilvl="0" w:tplc="82E85DE4">
      <w:start w:val="1"/>
      <w:numFmt w:val="bullet"/>
      <w:lvlText w:val="•"/>
      <w:lvlJc w:val="left"/>
      <w:pPr>
        <w:tabs>
          <w:tab w:val="num" w:pos="720"/>
        </w:tabs>
        <w:ind w:left="720" w:hanging="360"/>
      </w:pPr>
      <w:rPr>
        <w:rFonts w:ascii="Arial" w:hAnsi="Arial" w:hint="default"/>
      </w:rPr>
    </w:lvl>
    <w:lvl w:ilvl="1" w:tplc="8592A870" w:tentative="1">
      <w:start w:val="1"/>
      <w:numFmt w:val="bullet"/>
      <w:lvlText w:val="•"/>
      <w:lvlJc w:val="left"/>
      <w:pPr>
        <w:tabs>
          <w:tab w:val="num" w:pos="1440"/>
        </w:tabs>
        <w:ind w:left="1440" w:hanging="360"/>
      </w:pPr>
      <w:rPr>
        <w:rFonts w:ascii="Arial" w:hAnsi="Arial" w:hint="default"/>
      </w:rPr>
    </w:lvl>
    <w:lvl w:ilvl="2" w:tplc="6F9C14FE" w:tentative="1">
      <w:start w:val="1"/>
      <w:numFmt w:val="bullet"/>
      <w:lvlText w:val="•"/>
      <w:lvlJc w:val="left"/>
      <w:pPr>
        <w:tabs>
          <w:tab w:val="num" w:pos="2160"/>
        </w:tabs>
        <w:ind w:left="2160" w:hanging="360"/>
      </w:pPr>
      <w:rPr>
        <w:rFonts w:ascii="Arial" w:hAnsi="Arial" w:hint="default"/>
      </w:rPr>
    </w:lvl>
    <w:lvl w:ilvl="3" w:tplc="CA8A9022" w:tentative="1">
      <w:start w:val="1"/>
      <w:numFmt w:val="bullet"/>
      <w:lvlText w:val="•"/>
      <w:lvlJc w:val="left"/>
      <w:pPr>
        <w:tabs>
          <w:tab w:val="num" w:pos="2880"/>
        </w:tabs>
        <w:ind w:left="2880" w:hanging="360"/>
      </w:pPr>
      <w:rPr>
        <w:rFonts w:ascii="Arial" w:hAnsi="Arial" w:hint="default"/>
      </w:rPr>
    </w:lvl>
    <w:lvl w:ilvl="4" w:tplc="E9504A66" w:tentative="1">
      <w:start w:val="1"/>
      <w:numFmt w:val="bullet"/>
      <w:lvlText w:val="•"/>
      <w:lvlJc w:val="left"/>
      <w:pPr>
        <w:tabs>
          <w:tab w:val="num" w:pos="3600"/>
        </w:tabs>
        <w:ind w:left="3600" w:hanging="360"/>
      </w:pPr>
      <w:rPr>
        <w:rFonts w:ascii="Arial" w:hAnsi="Arial" w:hint="default"/>
      </w:rPr>
    </w:lvl>
    <w:lvl w:ilvl="5" w:tplc="A8926C18" w:tentative="1">
      <w:start w:val="1"/>
      <w:numFmt w:val="bullet"/>
      <w:lvlText w:val="•"/>
      <w:lvlJc w:val="left"/>
      <w:pPr>
        <w:tabs>
          <w:tab w:val="num" w:pos="4320"/>
        </w:tabs>
        <w:ind w:left="4320" w:hanging="360"/>
      </w:pPr>
      <w:rPr>
        <w:rFonts w:ascii="Arial" w:hAnsi="Arial" w:hint="default"/>
      </w:rPr>
    </w:lvl>
    <w:lvl w:ilvl="6" w:tplc="35AC4E76" w:tentative="1">
      <w:start w:val="1"/>
      <w:numFmt w:val="bullet"/>
      <w:lvlText w:val="•"/>
      <w:lvlJc w:val="left"/>
      <w:pPr>
        <w:tabs>
          <w:tab w:val="num" w:pos="5040"/>
        </w:tabs>
        <w:ind w:left="5040" w:hanging="360"/>
      </w:pPr>
      <w:rPr>
        <w:rFonts w:ascii="Arial" w:hAnsi="Arial" w:hint="default"/>
      </w:rPr>
    </w:lvl>
    <w:lvl w:ilvl="7" w:tplc="7FEC198E" w:tentative="1">
      <w:start w:val="1"/>
      <w:numFmt w:val="bullet"/>
      <w:lvlText w:val="•"/>
      <w:lvlJc w:val="left"/>
      <w:pPr>
        <w:tabs>
          <w:tab w:val="num" w:pos="5760"/>
        </w:tabs>
        <w:ind w:left="5760" w:hanging="360"/>
      </w:pPr>
      <w:rPr>
        <w:rFonts w:ascii="Arial" w:hAnsi="Arial" w:hint="default"/>
      </w:rPr>
    </w:lvl>
    <w:lvl w:ilvl="8" w:tplc="A66E7C18"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91B2E8D"/>
    <w:multiLevelType w:val="hybridMultilevel"/>
    <w:tmpl w:val="3EE2E430"/>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FF16E66"/>
    <w:multiLevelType w:val="hybridMultilevel"/>
    <w:tmpl w:val="C0CAA86E"/>
    <w:lvl w:ilvl="0" w:tplc="166C78DA">
      <w:start w:val="1"/>
      <w:numFmt w:val="decimal"/>
      <w:lvlText w:val="%1)"/>
      <w:lvlJc w:val="left"/>
      <w:pPr>
        <w:ind w:left="720" w:hanging="360"/>
      </w:pPr>
      <w:rPr>
        <w:rFonts w:asciiTheme="minorHAnsi" w:eastAsiaTheme="minorEastAsia" w:hAnsiTheme="minorHAnsi"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94481F"/>
    <w:multiLevelType w:val="hybridMultilevel"/>
    <w:tmpl w:val="07F2179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E0E709D"/>
    <w:multiLevelType w:val="hybridMultilevel"/>
    <w:tmpl w:val="5E2C4F4E"/>
    <w:lvl w:ilvl="0" w:tplc="115A1086">
      <w:start w:val="1"/>
      <w:numFmt w:val="bullet"/>
      <w:lvlText w:val="-"/>
      <w:lvlJc w:val="left"/>
      <w:pPr>
        <w:ind w:left="720" w:hanging="360"/>
      </w:pPr>
      <w:rPr>
        <w:rFonts w:ascii="Calibri" w:eastAsiaTheme="minorEastAsia"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55175CD"/>
    <w:multiLevelType w:val="hybridMultilevel"/>
    <w:tmpl w:val="016C0BD8"/>
    <w:lvl w:ilvl="0" w:tplc="6C06814A">
      <w:numFmt w:val="bullet"/>
      <w:lvlText w:val=""/>
      <w:lvlJc w:val="left"/>
      <w:pPr>
        <w:ind w:left="720" w:hanging="360"/>
      </w:pPr>
      <w:rPr>
        <w:rFonts w:ascii="Wingdings" w:eastAsiaTheme="minorHAnsi" w:hAnsi="Wingdings"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94A6DA9"/>
    <w:multiLevelType w:val="hybridMultilevel"/>
    <w:tmpl w:val="6A5CB036"/>
    <w:lvl w:ilvl="0" w:tplc="C7BE6C34">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7B1A5549"/>
    <w:multiLevelType w:val="hybridMultilevel"/>
    <w:tmpl w:val="28407FEA"/>
    <w:lvl w:ilvl="0" w:tplc="A1DC0BC6">
      <w:start w:val="1"/>
      <w:numFmt w:val="bullet"/>
      <w:lvlText w:val="•"/>
      <w:lvlJc w:val="left"/>
      <w:pPr>
        <w:tabs>
          <w:tab w:val="num" w:pos="720"/>
        </w:tabs>
        <w:ind w:left="720" w:hanging="360"/>
      </w:pPr>
      <w:rPr>
        <w:rFonts w:ascii="Arial" w:hAnsi="Arial" w:hint="default"/>
      </w:rPr>
    </w:lvl>
    <w:lvl w:ilvl="1" w:tplc="2C80B23A" w:tentative="1">
      <w:start w:val="1"/>
      <w:numFmt w:val="bullet"/>
      <w:lvlText w:val="•"/>
      <w:lvlJc w:val="left"/>
      <w:pPr>
        <w:tabs>
          <w:tab w:val="num" w:pos="1440"/>
        </w:tabs>
        <w:ind w:left="1440" w:hanging="360"/>
      </w:pPr>
      <w:rPr>
        <w:rFonts w:ascii="Arial" w:hAnsi="Arial" w:hint="default"/>
      </w:rPr>
    </w:lvl>
    <w:lvl w:ilvl="2" w:tplc="10AA8CF4" w:tentative="1">
      <w:start w:val="1"/>
      <w:numFmt w:val="bullet"/>
      <w:lvlText w:val="•"/>
      <w:lvlJc w:val="left"/>
      <w:pPr>
        <w:tabs>
          <w:tab w:val="num" w:pos="2160"/>
        </w:tabs>
        <w:ind w:left="2160" w:hanging="360"/>
      </w:pPr>
      <w:rPr>
        <w:rFonts w:ascii="Arial" w:hAnsi="Arial" w:hint="default"/>
      </w:rPr>
    </w:lvl>
    <w:lvl w:ilvl="3" w:tplc="19B46E32" w:tentative="1">
      <w:start w:val="1"/>
      <w:numFmt w:val="bullet"/>
      <w:lvlText w:val="•"/>
      <w:lvlJc w:val="left"/>
      <w:pPr>
        <w:tabs>
          <w:tab w:val="num" w:pos="2880"/>
        </w:tabs>
        <w:ind w:left="2880" w:hanging="360"/>
      </w:pPr>
      <w:rPr>
        <w:rFonts w:ascii="Arial" w:hAnsi="Arial" w:hint="default"/>
      </w:rPr>
    </w:lvl>
    <w:lvl w:ilvl="4" w:tplc="CC52174E" w:tentative="1">
      <w:start w:val="1"/>
      <w:numFmt w:val="bullet"/>
      <w:lvlText w:val="•"/>
      <w:lvlJc w:val="left"/>
      <w:pPr>
        <w:tabs>
          <w:tab w:val="num" w:pos="3600"/>
        </w:tabs>
        <w:ind w:left="3600" w:hanging="360"/>
      </w:pPr>
      <w:rPr>
        <w:rFonts w:ascii="Arial" w:hAnsi="Arial" w:hint="default"/>
      </w:rPr>
    </w:lvl>
    <w:lvl w:ilvl="5" w:tplc="65B8D024" w:tentative="1">
      <w:start w:val="1"/>
      <w:numFmt w:val="bullet"/>
      <w:lvlText w:val="•"/>
      <w:lvlJc w:val="left"/>
      <w:pPr>
        <w:tabs>
          <w:tab w:val="num" w:pos="4320"/>
        </w:tabs>
        <w:ind w:left="4320" w:hanging="360"/>
      </w:pPr>
      <w:rPr>
        <w:rFonts w:ascii="Arial" w:hAnsi="Arial" w:hint="default"/>
      </w:rPr>
    </w:lvl>
    <w:lvl w:ilvl="6" w:tplc="8384FC2E" w:tentative="1">
      <w:start w:val="1"/>
      <w:numFmt w:val="bullet"/>
      <w:lvlText w:val="•"/>
      <w:lvlJc w:val="left"/>
      <w:pPr>
        <w:tabs>
          <w:tab w:val="num" w:pos="5040"/>
        </w:tabs>
        <w:ind w:left="5040" w:hanging="360"/>
      </w:pPr>
      <w:rPr>
        <w:rFonts w:ascii="Arial" w:hAnsi="Arial" w:hint="default"/>
      </w:rPr>
    </w:lvl>
    <w:lvl w:ilvl="7" w:tplc="03F07E30" w:tentative="1">
      <w:start w:val="1"/>
      <w:numFmt w:val="bullet"/>
      <w:lvlText w:val="•"/>
      <w:lvlJc w:val="left"/>
      <w:pPr>
        <w:tabs>
          <w:tab w:val="num" w:pos="5760"/>
        </w:tabs>
        <w:ind w:left="5760" w:hanging="360"/>
      </w:pPr>
      <w:rPr>
        <w:rFonts w:ascii="Arial" w:hAnsi="Arial" w:hint="default"/>
      </w:rPr>
    </w:lvl>
    <w:lvl w:ilvl="8" w:tplc="7626F616" w:tentative="1">
      <w:start w:val="1"/>
      <w:numFmt w:val="bullet"/>
      <w:lvlText w:val="•"/>
      <w:lvlJc w:val="left"/>
      <w:pPr>
        <w:tabs>
          <w:tab w:val="num" w:pos="6480"/>
        </w:tabs>
        <w:ind w:left="6480" w:hanging="360"/>
      </w:pPr>
      <w:rPr>
        <w:rFonts w:ascii="Arial" w:hAnsi="Arial" w:hint="default"/>
      </w:rPr>
    </w:lvl>
  </w:abstractNum>
  <w:num w:numId="1">
    <w:abstractNumId w:val="0"/>
  </w:num>
  <w:num w:numId="2">
    <w:abstractNumId w:val="11"/>
  </w:num>
  <w:num w:numId="3">
    <w:abstractNumId w:val="20"/>
  </w:num>
  <w:num w:numId="4">
    <w:abstractNumId w:val="13"/>
  </w:num>
  <w:num w:numId="5">
    <w:abstractNumId w:val="19"/>
  </w:num>
  <w:num w:numId="6">
    <w:abstractNumId w:val="14"/>
  </w:num>
  <w:num w:numId="7">
    <w:abstractNumId w:val="6"/>
  </w:num>
  <w:num w:numId="8">
    <w:abstractNumId w:val="18"/>
  </w:num>
  <w:num w:numId="9">
    <w:abstractNumId w:val="3"/>
  </w:num>
  <w:num w:numId="10">
    <w:abstractNumId w:val="3"/>
  </w:num>
  <w:num w:numId="11">
    <w:abstractNumId w:val="3"/>
  </w:num>
  <w:num w:numId="12">
    <w:abstractNumId w:val="3"/>
  </w:num>
  <w:num w:numId="13">
    <w:abstractNumId w:val="3"/>
  </w:num>
  <w:num w:numId="14">
    <w:abstractNumId w:val="3"/>
  </w:num>
  <w:num w:numId="15">
    <w:abstractNumId w:val="3"/>
  </w:num>
  <w:num w:numId="16">
    <w:abstractNumId w:val="3"/>
  </w:num>
  <w:num w:numId="17">
    <w:abstractNumId w:val="3"/>
  </w:num>
  <w:num w:numId="18">
    <w:abstractNumId w:val="3"/>
  </w:num>
  <w:num w:numId="19">
    <w:abstractNumId w:val="5"/>
  </w:num>
  <w:num w:numId="20">
    <w:abstractNumId w:val="17"/>
  </w:num>
  <w:num w:numId="21">
    <w:abstractNumId w:val="3"/>
  </w:num>
  <w:num w:numId="22">
    <w:abstractNumId w:val="3"/>
  </w:num>
  <w:num w:numId="23">
    <w:abstractNumId w:val="3"/>
  </w:num>
  <w:num w:numId="24">
    <w:abstractNumId w:val="3"/>
  </w:num>
  <w:num w:numId="25">
    <w:abstractNumId w:val="9"/>
  </w:num>
  <w:num w:numId="26">
    <w:abstractNumId w:val="10"/>
  </w:num>
  <w:num w:numId="27">
    <w:abstractNumId w:val="3"/>
  </w:num>
  <w:num w:numId="28">
    <w:abstractNumId w:val="15"/>
  </w:num>
  <w:num w:numId="29">
    <w:abstractNumId w:val="3"/>
  </w:num>
  <w:num w:numId="30">
    <w:abstractNumId w:val="12"/>
  </w:num>
  <w:num w:numId="31">
    <w:abstractNumId w:val="1"/>
  </w:num>
  <w:num w:numId="32">
    <w:abstractNumId w:val="2"/>
  </w:num>
  <w:num w:numId="33">
    <w:abstractNumId w:val="8"/>
  </w:num>
  <w:num w:numId="34">
    <w:abstractNumId w:val="16"/>
  </w:num>
  <w:num w:numId="35">
    <w:abstractNumId w:val="7"/>
  </w:num>
  <w:num w:numId="36">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k Theeten">
    <w15:presenceInfo w15:providerId="AD" w15:userId="S::franck.theeten@africamuseum.be::4b310a98-992b-4710-b012-318048d4cf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4154"/>
    <w:rsid w:val="000076A4"/>
    <w:rsid w:val="00026578"/>
    <w:rsid w:val="00033188"/>
    <w:rsid w:val="00072524"/>
    <w:rsid w:val="00077DBB"/>
    <w:rsid w:val="00090795"/>
    <w:rsid w:val="000A22C0"/>
    <w:rsid w:val="000C57A0"/>
    <w:rsid w:val="0012550B"/>
    <w:rsid w:val="00125BCD"/>
    <w:rsid w:val="00125F08"/>
    <w:rsid w:val="001419A0"/>
    <w:rsid w:val="001A162E"/>
    <w:rsid w:val="001C024A"/>
    <w:rsid w:val="001F506D"/>
    <w:rsid w:val="00230D81"/>
    <w:rsid w:val="002337EC"/>
    <w:rsid w:val="0025368D"/>
    <w:rsid w:val="002709F0"/>
    <w:rsid w:val="0027231A"/>
    <w:rsid w:val="002754EB"/>
    <w:rsid w:val="00280386"/>
    <w:rsid w:val="00282C72"/>
    <w:rsid w:val="002B271F"/>
    <w:rsid w:val="002B39FA"/>
    <w:rsid w:val="002D08F1"/>
    <w:rsid w:val="002E7A63"/>
    <w:rsid w:val="00305495"/>
    <w:rsid w:val="003062C9"/>
    <w:rsid w:val="0036050F"/>
    <w:rsid w:val="00387D2B"/>
    <w:rsid w:val="00392009"/>
    <w:rsid w:val="003C4B34"/>
    <w:rsid w:val="003F7DFD"/>
    <w:rsid w:val="0041423C"/>
    <w:rsid w:val="0045014F"/>
    <w:rsid w:val="0046542E"/>
    <w:rsid w:val="004738B3"/>
    <w:rsid w:val="004810E8"/>
    <w:rsid w:val="004924BB"/>
    <w:rsid w:val="004977EB"/>
    <w:rsid w:val="004A282F"/>
    <w:rsid w:val="004A4154"/>
    <w:rsid w:val="004D4E7A"/>
    <w:rsid w:val="005001C7"/>
    <w:rsid w:val="00516157"/>
    <w:rsid w:val="00536889"/>
    <w:rsid w:val="00562450"/>
    <w:rsid w:val="005B34EA"/>
    <w:rsid w:val="00620854"/>
    <w:rsid w:val="006459E6"/>
    <w:rsid w:val="00653635"/>
    <w:rsid w:val="0067018B"/>
    <w:rsid w:val="00674536"/>
    <w:rsid w:val="00692DEB"/>
    <w:rsid w:val="00697145"/>
    <w:rsid w:val="006E4287"/>
    <w:rsid w:val="00750E57"/>
    <w:rsid w:val="00755417"/>
    <w:rsid w:val="00786CCD"/>
    <w:rsid w:val="00787989"/>
    <w:rsid w:val="0079102A"/>
    <w:rsid w:val="00795852"/>
    <w:rsid w:val="007A3FCE"/>
    <w:rsid w:val="007F4618"/>
    <w:rsid w:val="007F51A1"/>
    <w:rsid w:val="0082064B"/>
    <w:rsid w:val="0084321C"/>
    <w:rsid w:val="00850DD5"/>
    <w:rsid w:val="008622CE"/>
    <w:rsid w:val="00870297"/>
    <w:rsid w:val="008925C2"/>
    <w:rsid w:val="00922129"/>
    <w:rsid w:val="00947485"/>
    <w:rsid w:val="009609A8"/>
    <w:rsid w:val="00963ECD"/>
    <w:rsid w:val="00972D50"/>
    <w:rsid w:val="009A0692"/>
    <w:rsid w:val="009D0254"/>
    <w:rsid w:val="009D6F53"/>
    <w:rsid w:val="00A1497F"/>
    <w:rsid w:val="00A21ECC"/>
    <w:rsid w:val="00A317EC"/>
    <w:rsid w:val="00A5577E"/>
    <w:rsid w:val="00A618DD"/>
    <w:rsid w:val="00A62638"/>
    <w:rsid w:val="00A70C34"/>
    <w:rsid w:val="00AA28B7"/>
    <w:rsid w:val="00AA3CDA"/>
    <w:rsid w:val="00AD3F11"/>
    <w:rsid w:val="00AE160A"/>
    <w:rsid w:val="00AF3C51"/>
    <w:rsid w:val="00B02332"/>
    <w:rsid w:val="00B15628"/>
    <w:rsid w:val="00B166F4"/>
    <w:rsid w:val="00B21E39"/>
    <w:rsid w:val="00B350AB"/>
    <w:rsid w:val="00B41F7A"/>
    <w:rsid w:val="00B5070F"/>
    <w:rsid w:val="00BA2050"/>
    <w:rsid w:val="00BA6E40"/>
    <w:rsid w:val="00BC35C0"/>
    <w:rsid w:val="00BC4F0D"/>
    <w:rsid w:val="00BD3EBD"/>
    <w:rsid w:val="00C42BAE"/>
    <w:rsid w:val="00C50EA9"/>
    <w:rsid w:val="00C74771"/>
    <w:rsid w:val="00C87617"/>
    <w:rsid w:val="00C879FF"/>
    <w:rsid w:val="00CC0965"/>
    <w:rsid w:val="00CF2E79"/>
    <w:rsid w:val="00D45880"/>
    <w:rsid w:val="00D70B8B"/>
    <w:rsid w:val="00DB0BBE"/>
    <w:rsid w:val="00DC4C67"/>
    <w:rsid w:val="00DD1C71"/>
    <w:rsid w:val="00DD41DC"/>
    <w:rsid w:val="00DD6BF6"/>
    <w:rsid w:val="00E048AC"/>
    <w:rsid w:val="00E70400"/>
    <w:rsid w:val="00E926FE"/>
    <w:rsid w:val="00E95A03"/>
    <w:rsid w:val="00EA1EE4"/>
    <w:rsid w:val="00EA397D"/>
    <w:rsid w:val="00EC0A52"/>
    <w:rsid w:val="00F25020"/>
    <w:rsid w:val="00F43269"/>
    <w:rsid w:val="00F44D81"/>
    <w:rsid w:val="00F45395"/>
    <w:rsid w:val="00F47DF4"/>
    <w:rsid w:val="00F714FB"/>
    <w:rsid w:val="00FA5F7C"/>
    <w:rsid w:val="00FA7E13"/>
    <w:rsid w:val="00FC0D16"/>
    <w:rsid w:val="00FD356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6ECB66"/>
  <w15:docId w15:val="{0D736A4C-0B1B-419D-A9BB-94E76B67EB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90795"/>
  </w:style>
  <w:style w:type="paragraph" w:styleId="Heading1">
    <w:name w:val="heading 1"/>
    <w:basedOn w:val="Normal"/>
    <w:next w:val="Normal"/>
    <w:link w:val="Heading1Char"/>
    <w:uiPriority w:val="9"/>
    <w:qFormat/>
    <w:rsid w:val="00090795"/>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090795"/>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090795"/>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90795"/>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90795"/>
    <w:pPr>
      <w:keepNext/>
      <w:keepLines/>
      <w:numPr>
        <w:ilvl w:val="4"/>
        <w:numId w:val="18"/>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90795"/>
    <w:pPr>
      <w:keepNext/>
      <w:keepLines/>
      <w:numPr>
        <w:ilvl w:val="5"/>
        <w:numId w:val="18"/>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90795"/>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0795"/>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90795"/>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4154"/>
    <w:pPr>
      <w:ind w:left="720"/>
      <w:contextualSpacing/>
    </w:pPr>
  </w:style>
  <w:style w:type="paragraph" w:styleId="BalloonText">
    <w:name w:val="Balloon Text"/>
    <w:basedOn w:val="Normal"/>
    <w:link w:val="BalloonTextChar"/>
    <w:uiPriority w:val="99"/>
    <w:semiHidden/>
    <w:unhideWhenUsed/>
    <w:rsid w:val="004A415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A4154"/>
    <w:rPr>
      <w:rFonts w:ascii="Segoe UI" w:hAnsi="Segoe UI" w:cs="Segoe UI"/>
      <w:sz w:val="18"/>
      <w:szCs w:val="18"/>
    </w:rPr>
  </w:style>
  <w:style w:type="paragraph" w:styleId="HTMLPreformatted">
    <w:name w:val="HTML Preformatted"/>
    <w:basedOn w:val="Normal"/>
    <w:link w:val="HTMLPreformattedChar"/>
    <w:uiPriority w:val="99"/>
    <w:semiHidden/>
    <w:unhideWhenUsed/>
    <w:rsid w:val="004A41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A415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090795"/>
    <w:rPr>
      <w:rFonts w:asciiTheme="majorHAnsi" w:eastAsiaTheme="majorEastAsia" w:hAnsiTheme="majorHAnsi" w:cstheme="majorBidi"/>
      <w:b/>
      <w:bCs/>
      <w:smallCaps/>
      <w:color w:val="000000" w:themeColor="text1"/>
      <w:sz w:val="28"/>
      <w:szCs w:val="28"/>
    </w:rPr>
  </w:style>
  <w:style w:type="character" w:customStyle="1" w:styleId="Heading1Char">
    <w:name w:val="Heading 1 Char"/>
    <w:basedOn w:val="DefaultParagraphFont"/>
    <w:link w:val="Heading1"/>
    <w:uiPriority w:val="9"/>
    <w:rsid w:val="00090795"/>
    <w:rPr>
      <w:rFonts w:asciiTheme="majorHAnsi" w:eastAsiaTheme="majorEastAsia" w:hAnsiTheme="majorHAnsi" w:cstheme="majorBidi"/>
      <w:b/>
      <w:bCs/>
      <w:smallCaps/>
      <w:color w:val="000000" w:themeColor="text1"/>
      <w:sz w:val="36"/>
      <w:szCs w:val="36"/>
    </w:rPr>
  </w:style>
  <w:style w:type="paragraph" w:styleId="Title">
    <w:name w:val="Title"/>
    <w:basedOn w:val="Normal"/>
    <w:next w:val="Normal"/>
    <w:link w:val="TitleChar"/>
    <w:uiPriority w:val="10"/>
    <w:qFormat/>
    <w:rsid w:val="00090795"/>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090795"/>
    <w:rPr>
      <w:rFonts w:asciiTheme="majorHAnsi" w:eastAsiaTheme="majorEastAsia" w:hAnsiTheme="majorHAnsi" w:cstheme="majorBidi"/>
      <w:color w:val="000000" w:themeColor="text1"/>
      <w:sz w:val="56"/>
      <w:szCs w:val="56"/>
    </w:rPr>
  </w:style>
  <w:style w:type="character" w:styleId="Hyperlink">
    <w:name w:val="Hyperlink"/>
    <w:basedOn w:val="DefaultParagraphFont"/>
    <w:uiPriority w:val="99"/>
    <w:unhideWhenUsed/>
    <w:rsid w:val="00B21E39"/>
    <w:rPr>
      <w:color w:val="0563C1" w:themeColor="hyperlink"/>
      <w:u w:val="single"/>
    </w:rPr>
  </w:style>
  <w:style w:type="character" w:customStyle="1" w:styleId="UnresolvedMention1">
    <w:name w:val="Unresolved Mention1"/>
    <w:basedOn w:val="DefaultParagraphFont"/>
    <w:uiPriority w:val="99"/>
    <w:semiHidden/>
    <w:unhideWhenUsed/>
    <w:rsid w:val="00B21E39"/>
    <w:rPr>
      <w:color w:val="605E5C"/>
      <w:shd w:val="clear" w:color="auto" w:fill="E1DFDD"/>
    </w:rPr>
  </w:style>
  <w:style w:type="table" w:styleId="TableGrid">
    <w:name w:val="Table Grid"/>
    <w:basedOn w:val="TableNormal"/>
    <w:uiPriority w:val="39"/>
    <w:rsid w:val="002536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090795"/>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90795"/>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90795"/>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90795"/>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9079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9079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90795"/>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090795"/>
    <w:pPr>
      <w:spacing w:after="200" w:line="240" w:lineRule="auto"/>
    </w:pPr>
    <w:rPr>
      <w:i/>
      <w:iCs/>
      <w:color w:val="44546A" w:themeColor="text2"/>
      <w:sz w:val="18"/>
      <w:szCs w:val="18"/>
    </w:rPr>
  </w:style>
  <w:style w:type="paragraph" w:styleId="Subtitle">
    <w:name w:val="Subtitle"/>
    <w:basedOn w:val="Normal"/>
    <w:next w:val="Normal"/>
    <w:link w:val="SubtitleChar"/>
    <w:uiPriority w:val="11"/>
    <w:qFormat/>
    <w:rsid w:val="00090795"/>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090795"/>
    <w:rPr>
      <w:color w:val="5A5A5A" w:themeColor="text1" w:themeTint="A5"/>
      <w:spacing w:val="10"/>
    </w:rPr>
  </w:style>
  <w:style w:type="character" w:styleId="Strong">
    <w:name w:val="Strong"/>
    <w:basedOn w:val="DefaultParagraphFont"/>
    <w:uiPriority w:val="22"/>
    <w:qFormat/>
    <w:rsid w:val="00090795"/>
    <w:rPr>
      <w:b/>
      <w:bCs/>
      <w:color w:val="000000" w:themeColor="text1"/>
    </w:rPr>
  </w:style>
  <w:style w:type="character" w:styleId="Emphasis">
    <w:name w:val="Emphasis"/>
    <w:basedOn w:val="DefaultParagraphFont"/>
    <w:uiPriority w:val="20"/>
    <w:qFormat/>
    <w:rsid w:val="00090795"/>
    <w:rPr>
      <w:i/>
      <w:iCs/>
      <w:color w:val="auto"/>
    </w:rPr>
  </w:style>
  <w:style w:type="paragraph" w:styleId="NoSpacing">
    <w:name w:val="No Spacing"/>
    <w:uiPriority w:val="1"/>
    <w:qFormat/>
    <w:rsid w:val="00090795"/>
    <w:pPr>
      <w:spacing w:after="0" w:line="240" w:lineRule="auto"/>
    </w:pPr>
  </w:style>
  <w:style w:type="paragraph" w:styleId="Quote">
    <w:name w:val="Quote"/>
    <w:basedOn w:val="Normal"/>
    <w:next w:val="Normal"/>
    <w:link w:val="QuoteChar"/>
    <w:uiPriority w:val="29"/>
    <w:qFormat/>
    <w:rsid w:val="00090795"/>
    <w:pPr>
      <w:spacing w:before="160"/>
      <w:ind w:left="720" w:right="720"/>
    </w:pPr>
    <w:rPr>
      <w:i/>
      <w:iCs/>
      <w:color w:val="000000" w:themeColor="text1"/>
    </w:rPr>
  </w:style>
  <w:style w:type="character" w:customStyle="1" w:styleId="QuoteChar">
    <w:name w:val="Quote Char"/>
    <w:basedOn w:val="DefaultParagraphFont"/>
    <w:link w:val="Quote"/>
    <w:uiPriority w:val="29"/>
    <w:rsid w:val="00090795"/>
    <w:rPr>
      <w:i/>
      <w:iCs/>
      <w:color w:val="000000" w:themeColor="text1"/>
    </w:rPr>
  </w:style>
  <w:style w:type="paragraph" w:styleId="IntenseQuote">
    <w:name w:val="Intense Quote"/>
    <w:basedOn w:val="Normal"/>
    <w:next w:val="Normal"/>
    <w:link w:val="IntenseQuoteChar"/>
    <w:uiPriority w:val="30"/>
    <w:qFormat/>
    <w:rsid w:val="00090795"/>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090795"/>
    <w:rPr>
      <w:color w:val="000000" w:themeColor="text1"/>
      <w:shd w:val="clear" w:color="auto" w:fill="F2F2F2" w:themeFill="background1" w:themeFillShade="F2"/>
    </w:rPr>
  </w:style>
  <w:style w:type="character" w:styleId="SubtleEmphasis">
    <w:name w:val="Subtle Emphasis"/>
    <w:basedOn w:val="DefaultParagraphFont"/>
    <w:uiPriority w:val="19"/>
    <w:qFormat/>
    <w:rsid w:val="00090795"/>
    <w:rPr>
      <w:i/>
      <w:iCs/>
      <w:color w:val="404040" w:themeColor="text1" w:themeTint="BF"/>
    </w:rPr>
  </w:style>
  <w:style w:type="character" w:styleId="IntenseEmphasis">
    <w:name w:val="Intense Emphasis"/>
    <w:basedOn w:val="DefaultParagraphFont"/>
    <w:uiPriority w:val="21"/>
    <w:qFormat/>
    <w:rsid w:val="00090795"/>
    <w:rPr>
      <w:b/>
      <w:bCs/>
      <w:i/>
      <w:iCs/>
      <w:caps/>
    </w:rPr>
  </w:style>
  <w:style w:type="character" w:styleId="SubtleReference">
    <w:name w:val="Subtle Reference"/>
    <w:basedOn w:val="DefaultParagraphFont"/>
    <w:uiPriority w:val="31"/>
    <w:qFormat/>
    <w:rsid w:val="00090795"/>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090795"/>
    <w:rPr>
      <w:b/>
      <w:bCs/>
      <w:smallCaps/>
      <w:u w:val="single"/>
    </w:rPr>
  </w:style>
  <w:style w:type="character" w:styleId="BookTitle">
    <w:name w:val="Book Title"/>
    <w:basedOn w:val="DefaultParagraphFont"/>
    <w:uiPriority w:val="33"/>
    <w:qFormat/>
    <w:rsid w:val="00090795"/>
    <w:rPr>
      <w:b w:val="0"/>
      <w:bCs w:val="0"/>
      <w:smallCaps/>
      <w:spacing w:val="5"/>
    </w:rPr>
  </w:style>
  <w:style w:type="paragraph" w:styleId="TOCHeading">
    <w:name w:val="TOC Heading"/>
    <w:basedOn w:val="Heading1"/>
    <w:next w:val="Normal"/>
    <w:uiPriority w:val="39"/>
    <w:semiHidden/>
    <w:unhideWhenUsed/>
    <w:qFormat/>
    <w:rsid w:val="00090795"/>
    <w:pPr>
      <w:outlineLvl w:val="9"/>
    </w:pPr>
  </w:style>
  <w:style w:type="table" w:customStyle="1" w:styleId="GridTable5Dark-Accent31">
    <w:name w:val="Grid Table 5 Dark - Accent 31"/>
    <w:basedOn w:val="TableNormal"/>
    <w:uiPriority w:val="50"/>
    <w:rsid w:val="000076A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customStyle="1" w:styleId="GridTable4-Accent31">
    <w:name w:val="Grid Table 4 - Accent 31"/>
    <w:basedOn w:val="TableNormal"/>
    <w:uiPriority w:val="49"/>
    <w:rsid w:val="000076A4"/>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Header">
    <w:name w:val="header"/>
    <w:basedOn w:val="Normal"/>
    <w:link w:val="HeaderChar"/>
    <w:uiPriority w:val="99"/>
    <w:unhideWhenUsed/>
    <w:rsid w:val="00392009"/>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009"/>
  </w:style>
  <w:style w:type="paragraph" w:styleId="Footer">
    <w:name w:val="footer"/>
    <w:basedOn w:val="Normal"/>
    <w:link w:val="FooterChar"/>
    <w:uiPriority w:val="99"/>
    <w:unhideWhenUsed/>
    <w:rsid w:val="00392009"/>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58696">
      <w:bodyDiv w:val="1"/>
      <w:marLeft w:val="0"/>
      <w:marRight w:val="0"/>
      <w:marTop w:val="0"/>
      <w:marBottom w:val="0"/>
      <w:divBdr>
        <w:top w:val="none" w:sz="0" w:space="0" w:color="auto"/>
        <w:left w:val="none" w:sz="0" w:space="0" w:color="auto"/>
        <w:bottom w:val="none" w:sz="0" w:space="0" w:color="auto"/>
        <w:right w:val="none" w:sz="0" w:space="0" w:color="auto"/>
      </w:divBdr>
    </w:div>
    <w:div w:id="16741208">
      <w:bodyDiv w:val="1"/>
      <w:marLeft w:val="0"/>
      <w:marRight w:val="0"/>
      <w:marTop w:val="0"/>
      <w:marBottom w:val="0"/>
      <w:divBdr>
        <w:top w:val="none" w:sz="0" w:space="0" w:color="auto"/>
        <w:left w:val="none" w:sz="0" w:space="0" w:color="auto"/>
        <w:bottom w:val="none" w:sz="0" w:space="0" w:color="auto"/>
        <w:right w:val="none" w:sz="0" w:space="0" w:color="auto"/>
      </w:divBdr>
      <w:divsChild>
        <w:div w:id="175853789">
          <w:marLeft w:val="360"/>
          <w:marRight w:val="0"/>
          <w:marTop w:val="200"/>
          <w:marBottom w:val="0"/>
          <w:divBdr>
            <w:top w:val="none" w:sz="0" w:space="0" w:color="auto"/>
            <w:left w:val="none" w:sz="0" w:space="0" w:color="auto"/>
            <w:bottom w:val="none" w:sz="0" w:space="0" w:color="auto"/>
            <w:right w:val="none" w:sz="0" w:space="0" w:color="auto"/>
          </w:divBdr>
        </w:div>
        <w:div w:id="6493259">
          <w:marLeft w:val="360"/>
          <w:marRight w:val="0"/>
          <w:marTop w:val="200"/>
          <w:marBottom w:val="0"/>
          <w:divBdr>
            <w:top w:val="none" w:sz="0" w:space="0" w:color="auto"/>
            <w:left w:val="none" w:sz="0" w:space="0" w:color="auto"/>
            <w:bottom w:val="none" w:sz="0" w:space="0" w:color="auto"/>
            <w:right w:val="none" w:sz="0" w:space="0" w:color="auto"/>
          </w:divBdr>
        </w:div>
      </w:divsChild>
    </w:div>
    <w:div w:id="100419935">
      <w:bodyDiv w:val="1"/>
      <w:marLeft w:val="0"/>
      <w:marRight w:val="0"/>
      <w:marTop w:val="0"/>
      <w:marBottom w:val="0"/>
      <w:divBdr>
        <w:top w:val="none" w:sz="0" w:space="0" w:color="auto"/>
        <w:left w:val="none" w:sz="0" w:space="0" w:color="auto"/>
        <w:bottom w:val="none" w:sz="0" w:space="0" w:color="auto"/>
        <w:right w:val="none" w:sz="0" w:space="0" w:color="auto"/>
      </w:divBdr>
    </w:div>
    <w:div w:id="142351113">
      <w:bodyDiv w:val="1"/>
      <w:marLeft w:val="0"/>
      <w:marRight w:val="0"/>
      <w:marTop w:val="0"/>
      <w:marBottom w:val="0"/>
      <w:divBdr>
        <w:top w:val="none" w:sz="0" w:space="0" w:color="auto"/>
        <w:left w:val="none" w:sz="0" w:space="0" w:color="auto"/>
        <w:bottom w:val="none" w:sz="0" w:space="0" w:color="auto"/>
        <w:right w:val="none" w:sz="0" w:space="0" w:color="auto"/>
      </w:divBdr>
    </w:div>
    <w:div w:id="188105426">
      <w:bodyDiv w:val="1"/>
      <w:marLeft w:val="0"/>
      <w:marRight w:val="0"/>
      <w:marTop w:val="0"/>
      <w:marBottom w:val="0"/>
      <w:divBdr>
        <w:top w:val="none" w:sz="0" w:space="0" w:color="auto"/>
        <w:left w:val="none" w:sz="0" w:space="0" w:color="auto"/>
        <w:bottom w:val="none" w:sz="0" w:space="0" w:color="auto"/>
        <w:right w:val="none" w:sz="0" w:space="0" w:color="auto"/>
      </w:divBdr>
    </w:div>
    <w:div w:id="265576005">
      <w:bodyDiv w:val="1"/>
      <w:marLeft w:val="0"/>
      <w:marRight w:val="0"/>
      <w:marTop w:val="0"/>
      <w:marBottom w:val="0"/>
      <w:divBdr>
        <w:top w:val="none" w:sz="0" w:space="0" w:color="auto"/>
        <w:left w:val="none" w:sz="0" w:space="0" w:color="auto"/>
        <w:bottom w:val="none" w:sz="0" w:space="0" w:color="auto"/>
        <w:right w:val="none" w:sz="0" w:space="0" w:color="auto"/>
      </w:divBdr>
    </w:div>
    <w:div w:id="315571640">
      <w:bodyDiv w:val="1"/>
      <w:marLeft w:val="0"/>
      <w:marRight w:val="0"/>
      <w:marTop w:val="0"/>
      <w:marBottom w:val="0"/>
      <w:divBdr>
        <w:top w:val="none" w:sz="0" w:space="0" w:color="auto"/>
        <w:left w:val="none" w:sz="0" w:space="0" w:color="auto"/>
        <w:bottom w:val="none" w:sz="0" w:space="0" w:color="auto"/>
        <w:right w:val="none" w:sz="0" w:space="0" w:color="auto"/>
      </w:divBdr>
    </w:div>
    <w:div w:id="457794833">
      <w:bodyDiv w:val="1"/>
      <w:marLeft w:val="0"/>
      <w:marRight w:val="0"/>
      <w:marTop w:val="0"/>
      <w:marBottom w:val="0"/>
      <w:divBdr>
        <w:top w:val="none" w:sz="0" w:space="0" w:color="auto"/>
        <w:left w:val="none" w:sz="0" w:space="0" w:color="auto"/>
        <w:bottom w:val="none" w:sz="0" w:space="0" w:color="auto"/>
        <w:right w:val="none" w:sz="0" w:space="0" w:color="auto"/>
      </w:divBdr>
    </w:div>
    <w:div w:id="572081635">
      <w:bodyDiv w:val="1"/>
      <w:marLeft w:val="0"/>
      <w:marRight w:val="0"/>
      <w:marTop w:val="0"/>
      <w:marBottom w:val="0"/>
      <w:divBdr>
        <w:top w:val="none" w:sz="0" w:space="0" w:color="auto"/>
        <w:left w:val="none" w:sz="0" w:space="0" w:color="auto"/>
        <w:bottom w:val="none" w:sz="0" w:space="0" w:color="auto"/>
        <w:right w:val="none" w:sz="0" w:space="0" w:color="auto"/>
      </w:divBdr>
    </w:div>
    <w:div w:id="613830485">
      <w:bodyDiv w:val="1"/>
      <w:marLeft w:val="0"/>
      <w:marRight w:val="0"/>
      <w:marTop w:val="0"/>
      <w:marBottom w:val="0"/>
      <w:divBdr>
        <w:top w:val="none" w:sz="0" w:space="0" w:color="auto"/>
        <w:left w:val="none" w:sz="0" w:space="0" w:color="auto"/>
        <w:bottom w:val="none" w:sz="0" w:space="0" w:color="auto"/>
        <w:right w:val="none" w:sz="0" w:space="0" w:color="auto"/>
      </w:divBdr>
    </w:div>
    <w:div w:id="670184261">
      <w:bodyDiv w:val="1"/>
      <w:marLeft w:val="0"/>
      <w:marRight w:val="0"/>
      <w:marTop w:val="0"/>
      <w:marBottom w:val="0"/>
      <w:divBdr>
        <w:top w:val="none" w:sz="0" w:space="0" w:color="auto"/>
        <w:left w:val="none" w:sz="0" w:space="0" w:color="auto"/>
        <w:bottom w:val="none" w:sz="0" w:space="0" w:color="auto"/>
        <w:right w:val="none" w:sz="0" w:space="0" w:color="auto"/>
      </w:divBdr>
    </w:div>
    <w:div w:id="1016469040">
      <w:bodyDiv w:val="1"/>
      <w:marLeft w:val="0"/>
      <w:marRight w:val="0"/>
      <w:marTop w:val="0"/>
      <w:marBottom w:val="0"/>
      <w:divBdr>
        <w:top w:val="none" w:sz="0" w:space="0" w:color="auto"/>
        <w:left w:val="none" w:sz="0" w:space="0" w:color="auto"/>
        <w:bottom w:val="none" w:sz="0" w:space="0" w:color="auto"/>
        <w:right w:val="none" w:sz="0" w:space="0" w:color="auto"/>
      </w:divBdr>
    </w:div>
    <w:div w:id="1063942077">
      <w:bodyDiv w:val="1"/>
      <w:marLeft w:val="0"/>
      <w:marRight w:val="0"/>
      <w:marTop w:val="0"/>
      <w:marBottom w:val="0"/>
      <w:divBdr>
        <w:top w:val="none" w:sz="0" w:space="0" w:color="auto"/>
        <w:left w:val="none" w:sz="0" w:space="0" w:color="auto"/>
        <w:bottom w:val="none" w:sz="0" w:space="0" w:color="auto"/>
        <w:right w:val="none" w:sz="0" w:space="0" w:color="auto"/>
      </w:divBdr>
      <w:divsChild>
        <w:div w:id="86580521">
          <w:marLeft w:val="0"/>
          <w:marRight w:val="0"/>
          <w:marTop w:val="0"/>
          <w:marBottom w:val="0"/>
          <w:divBdr>
            <w:top w:val="none" w:sz="0" w:space="0" w:color="auto"/>
            <w:left w:val="none" w:sz="0" w:space="0" w:color="auto"/>
            <w:bottom w:val="none" w:sz="0" w:space="0" w:color="auto"/>
            <w:right w:val="none" w:sz="0" w:space="0" w:color="auto"/>
          </w:divBdr>
        </w:div>
      </w:divsChild>
    </w:div>
    <w:div w:id="1129931074">
      <w:bodyDiv w:val="1"/>
      <w:marLeft w:val="0"/>
      <w:marRight w:val="0"/>
      <w:marTop w:val="0"/>
      <w:marBottom w:val="0"/>
      <w:divBdr>
        <w:top w:val="none" w:sz="0" w:space="0" w:color="auto"/>
        <w:left w:val="none" w:sz="0" w:space="0" w:color="auto"/>
        <w:bottom w:val="none" w:sz="0" w:space="0" w:color="auto"/>
        <w:right w:val="none" w:sz="0" w:space="0" w:color="auto"/>
      </w:divBdr>
    </w:div>
    <w:div w:id="1593664752">
      <w:bodyDiv w:val="1"/>
      <w:marLeft w:val="0"/>
      <w:marRight w:val="0"/>
      <w:marTop w:val="0"/>
      <w:marBottom w:val="0"/>
      <w:divBdr>
        <w:top w:val="none" w:sz="0" w:space="0" w:color="auto"/>
        <w:left w:val="none" w:sz="0" w:space="0" w:color="auto"/>
        <w:bottom w:val="none" w:sz="0" w:space="0" w:color="auto"/>
        <w:right w:val="none" w:sz="0" w:space="0" w:color="auto"/>
      </w:divBdr>
    </w:div>
    <w:div w:id="1682120135">
      <w:bodyDiv w:val="1"/>
      <w:marLeft w:val="0"/>
      <w:marRight w:val="0"/>
      <w:marTop w:val="0"/>
      <w:marBottom w:val="0"/>
      <w:divBdr>
        <w:top w:val="none" w:sz="0" w:space="0" w:color="auto"/>
        <w:left w:val="none" w:sz="0" w:space="0" w:color="auto"/>
        <w:bottom w:val="none" w:sz="0" w:space="0" w:color="auto"/>
        <w:right w:val="none" w:sz="0" w:space="0" w:color="auto"/>
      </w:divBdr>
    </w:div>
    <w:div w:id="1878810608">
      <w:bodyDiv w:val="1"/>
      <w:marLeft w:val="0"/>
      <w:marRight w:val="0"/>
      <w:marTop w:val="0"/>
      <w:marBottom w:val="0"/>
      <w:divBdr>
        <w:top w:val="none" w:sz="0" w:space="0" w:color="auto"/>
        <w:left w:val="none" w:sz="0" w:space="0" w:color="auto"/>
        <w:bottom w:val="none" w:sz="0" w:space="0" w:color="auto"/>
        <w:right w:val="none" w:sz="0" w:space="0" w:color="auto"/>
      </w:divBdr>
    </w:div>
    <w:div w:id="1909993897">
      <w:bodyDiv w:val="1"/>
      <w:marLeft w:val="0"/>
      <w:marRight w:val="0"/>
      <w:marTop w:val="0"/>
      <w:marBottom w:val="0"/>
      <w:divBdr>
        <w:top w:val="none" w:sz="0" w:space="0" w:color="auto"/>
        <w:left w:val="none" w:sz="0" w:space="0" w:color="auto"/>
        <w:bottom w:val="none" w:sz="0" w:space="0" w:color="auto"/>
        <w:right w:val="none" w:sz="0" w:space="0" w:color="auto"/>
      </w:divBdr>
    </w:div>
    <w:div w:id="1940138252">
      <w:bodyDiv w:val="1"/>
      <w:marLeft w:val="0"/>
      <w:marRight w:val="0"/>
      <w:marTop w:val="0"/>
      <w:marBottom w:val="0"/>
      <w:divBdr>
        <w:top w:val="none" w:sz="0" w:space="0" w:color="auto"/>
        <w:left w:val="none" w:sz="0" w:space="0" w:color="auto"/>
        <w:bottom w:val="none" w:sz="0" w:space="0" w:color="auto"/>
        <w:right w:val="none" w:sz="0" w:space="0" w:color="auto"/>
      </w:divBdr>
      <w:divsChild>
        <w:div w:id="1404718123">
          <w:marLeft w:val="1800"/>
          <w:marRight w:val="0"/>
          <w:marTop w:val="100"/>
          <w:marBottom w:val="0"/>
          <w:divBdr>
            <w:top w:val="none" w:sz="0" w:space="0" w:color="auto"/>
            <w:left w:val="none" w:sz="0" w:space="0" w:color="auto"/>
            <w:bottom w:val="none" w:sz="0" w:space="0" w:color="auto"/>
            <w:right w:val="none" w:sz="0" w:space="0" w:color="auto"/>
          </w:divBdr>
        </w:div>
        <w:div w:id="1806310420">
          <w:marLeft w:val="1800"/>
          <w:marRight w:val="0"/>
          <w:marTop w:val="100"/>
          <w:marBottom w:val="0"/>
          <w:divBdr>
            <w:top w:val="none" w:sz="0" w:space="0" w:color="auto"/>
            <w:left w:val="none" w:sz="0" w:space="0" w:color="auto"/>
            <w:bottom w:val="none" w:sz="0" w:space="0" w:color="auto"/>
            <w:right w:val="none" w:sz="0" w:space="0" w:color="auto"/>
          </w:divBdr>
        </w:div>
        <w:div w:id="868445180">
          <w:marLeft w:val="1800"/>
          <w:marRight w:val="0"/>
          <w:marTop w:val="100"/>
          <w:marBottom w:val="0"/>
          <w:divBdr>
            <w:top w:val="none" w:sz="0" w:space="0" w:color="auto"/>
            <w:left w:val="none" w:sz="0" w:space="0" w:color="auto"/>
            <w:bottom w:val="none" w:sz="0" w:space="0" w:color="auto"/>
            <w:right w:val="none" w:sz="0" w:space="0" w:color="auto"/>
          </w:divBdr>
        </w:div>
        <w:div w:id="1604341925">
          <w:marLeft w:val="1800"/>
          <w:marRight w:val="0"/>
          <w:marTop w:val="100"/>
          <w:marBottom w:val="0"/>
          <w:divBdr>
            <w:top w:val="none" w:sz="0" w:space="0" w:color="auto"/>
            <w:left w:val="none" w:sz="0" w:space="0" w:color="auto"/>
            <w:bottom w:val="none" w:sz="0" w:space="0" w:color="auto"/>
            <w:right w:val="none" w:sz="0" w:space="0" w:color="auto"/>
          </w:divBdr>
        </w:div>
      </w:divsChild>
    </w:div>
    <w:div w:id="2023163536">
      <w:bodyDiv w:val="1"/>
      <w:marLeft w:val="0"/>
      <w:marRight w:val="0"/>
      <w:marTop w:val="0"/>
      <w:marBottom w:val="0"/>
      <w:divBdr>
        <w:top w:val="none" w:sz="0" w:space="0" w:color="auto"/>
        <w:left w:val="none" w:sz="0" w:space="0" w:color="auto"/>
        <w:bottom w:val="none" w:sz="0" w:space="0" w:color="auto"/>
        <w:right w:val="none" w:sz="0" w:space="0" w:color="auto"/>
      </w:divBdr>
    </w:div>
    <w:div w:id="2097824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nautilus.rbins.be/natural_heritage_webservice/taxonomy/"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arinespecies.org/aphia.php?p=match"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gif"/><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hyperlink" Target="https://www.gbif.org/tools/species-looku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8.sv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E86CA-EC37-445C-B116-63870B0FCC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31</Pages>
  <Words>5507</Words>
  <Characters>31393</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MRAC - KMMA</Company>
  <LinksUpToDate>false</LinksUpToDate>
  <CharactersWithSpaces>36827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Marielle Adam</dc:creator>
  <cp:lastModifiedBy>Franck Theeten</cp:lastModifiedBy>
  <cp:revision>3</cp:revision>
  <cp:lastPrinted>2019-11-18T09:02:00Z</cp:lastPrinted>
  <dcterms:created xsi:type="dcterms:W3CDTF">2020-07-08T12:07:00Z</dcterms:created>
  <dcterms:modified xsi:type="dcterms:W3CDTF">2020-07-08T12:07:00Z</dcterms:modified>
</cp:coreProperties>
</file>